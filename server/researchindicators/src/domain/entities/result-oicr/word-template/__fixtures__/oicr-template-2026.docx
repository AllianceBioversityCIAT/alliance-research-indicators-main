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DEE5" w14:textId="1ABBCF0B" w:rsidR="00D71759" w:rsidRPr="00600EE0" w:rsidRDefault="0065336A" w:rsidP="00600EE0">
      <w:pPr>
        <w:jc w:val="center"/>
        <w:rPr>
          <w:rFonts w:asciiTheme="majorHAnsi" w:hAnsiTheme="majorHAnsi"/>
          <w:bCs/>
          <w:color w:val="4EA72E" w:themeColor="accent6"/>
          <w:sz w:val="36"/>
          <w:szCs w:val="36"/>
          <w:lang w:val="en-US"/>
        </w:rPr>
      </w:pPr>
      <w:r w:rsidRPr="00600EE0">
        <w:rPr>
          <w:rFonts w:asciiTheme="majorHAnsi" w:hAnsiTheme="majorHAnsi"/>
          <w:b/>
          <w:bCs/>
          <w:color w:val="4EA72E" w:themeColor="accent6"/>
          <w:sz w:val="36"/>
          <w:szCs w:val="36"/>
          <w:lang w:val="en-US"/>
        </w:rPr>
        <w:t>202</w:t>
      </w:r>
      <w:r w:rsidR="00D71759" w:rsidRPr="00600EE0">
        <w:rPr>
          <w:rFonts w:asciiTheme="majorHAnsi" w:hAnsiTheme="majorHAnsi"/>
          <w:b/>
          <w:bCs/>
          <w:color w:val="4EA72E" w:themeColor="accent6"/>
          <w:sz w:val="36"/>
          <w:szCs w:val="36"/>
          <w:lang w:val="en-US"/>
        </w:rPr>
        <w:t>6</w:t>
      </w:r>
      <w:r w:rsidRPr="00600EE0">
        <w:rPr>
          <w:rFonts w:asciiTheme="majorHAnsi" w:hAnsiTheme="majorHAnsi"/>
          <w:b/>
          <w:bCs/>
          <w:color w:val="4EA72E" w:themeColor="accent6"/>
          <w:sz w:val="36"/>
          <w:szCs w:val="36"/>
          <w:lang w:val="en-US"/>
        </w:rPr>
        <w:t xml:space="preserve"> </w:t>
      </w:r>
      <w:r w:rsidR="00D71759" w:rsidRPr="00600EE0">
        <w:rPr>
          <w:rFonts w:asciiTheme="majorHAnsi" w:hAnsiTheme="majorHAnsi"/>
          <w:b/>
          <w:bCs/>
          <w:color w:val="4EA72E" w:themeColor="accent6"/>
          <w:sz w:val="36"/>
          <w:szCs w:val="36"/>
          <w:lang w:val="en-US"/>
        </w:rPr>
        <w:t xml:space="preserve">Outcome Impact Case Report (OICR) </w:t>
      </w:r>
    </w:p>
    <w:p w14:paraId="44A3CE9A" w14:textId="32029996" w:rsidR="00183EA5" w:rsidRDefault="00D71759" w:rsidP="00600EE0">
      <w:pPr>
        <w:jc w:val="center"/>
        <w:rPr>
          <w:rFonts w:asciiTheme="majorHAnsi" w:hAnsiTheme="majorHAnsi"/>
          <w:b/>
          <w:bCs/>
          <w:color w:val="4EA72E" w:themeColor="accent6"/>
          <w:sz w:val="36"/>
          <w:szCs w:val="36"/>
          <w:lang w:val="en-US"/>
        </w:rPr>
      </w:pPr>
      <w:r w:rsidRPr="00600EE0">
        <w:rPr>
          <w:rFonts w:asciiTheme="majorHAnsi" w:hAnsiTheme="majorHAnsi"/>
          <w:b/>
          <w:bCs/>
          <w:color w:val="4EA72E" w:themeColor="accent6"/>
          <w:sz w:val="36"/>
          <w:szCs w:val="36"/>
          <w:lang w:val="en-US"/>
        </w:rPr>
        <w:t xml:space="preserve">Lean </w:t>
      </w:r>
      <w:r w:rsidR="00A34D48" w:rsidRPr="00C65994">
        <w:rPr>
          <w:rFonts w:asciiTheme="majorHAnsi" w:hAnsiTheme="majorHAnsi"/>
          <w:b/>
          <w:bCs/>
          <w:color w:val="4EA72E" w:themeColor="accent6"/>
          <w:sz w:val="36"/>
          <w:szCs w:val="36"/>
          <w:lang w:val="en-US"/>
        </w:rPr>
        <w:t>Template</w:t>
      </w:r>
      <w:r w:rsidR="00A34D48" w:rsidRPr="00A34D48" w:rsidDel="00A34D48">
        <w:rPr>
          <w:rFonts w:asciiTheme="majorHAnsi" w:hAnsiTheme="majorHAnsi"/>
          <w:b/>
          <w:bCs/>
          <w:color w:val="4EA72E" w:themeColor="accent6"/>
          <w:sz w:val="36"/>
          <w:szCs w:val="36"/>
          <w:lang w:val="en-US"/>
        </w:rPr>
        <w:t xml:space="preserve"> </w:t>
      </w:r>
    </w:p>
    <w:tbl>
      <w:tblPr>
        <w:tblStyle w:val="TableGrid"/>
        <w:tblW w:w="0" w:type="auto"/>
        <w:tblLook w:val="04A0" w:firstRow="1" w:lastRow="0" w:firstColumn="1" w:lastColumn="0" w:noHBand="0" w:noVBand="1"/>
      </w:tblPr>
      <w:tblGrid>
        <w:gridCol w:w="9330"/>
      </w:tblGrid>
      <w:tr w:rsidR="004268C0" w14:paraId="76564756" w14:textId="77777777">
        <w:tc>
          <w:tcPr>
            <w:tcW w:w="9350" w:type="dxa"/>
            <w:tcBorders>
              <w:top w:val="single" w:sz="12" w:space="0" w:color="FFC000"/>
              <w:left w:val="single" w:sz="12" w:space="0" w:color="FFC000"/>
              <w:bottom w:val="single" w:sz="12" w:space="0" w:color="FFC000"/>
              <w:right w:val="single" w:sz="12" w:space="0" w:color="FFC000"/>
            </w:tcBorders>
          </w:tcPr>
          <w:p w14:paraId="5E36C5FC" w14:textId="13F5626D" w:rsidR="004268C0" w:rsidRDefault="004268C0">
            <w:pPr>
              <w:jc w:val="both"/>
              <w:rPr>
                <w:i/>
                <w:iCs/>
                <w:color w:val="4EA72E" w:themeColor="accent6"/>
                <w:sz w:val="28"/>
                <w:szCs w:val="28"/>
              </w:rPr>
            </w:pPr>
            <w:r w:rsidRPr="00EE70F3">
              <w:rPr>
                <w:b/>
                <w:bCs/>
                <w:i/>
                <w:iCs/>
                <w:color w:val="EE0000"/>
                <w:sz w:val="28"/>
                <w:szCs w:val="28"/>
              </w:rPr>
              <w:t>IMPORTANT:</w:t>
            </w:r>
            <w:r w:rsidRPr="00EE70F3">
              <w:rPr>
                <w:i/>
                <w:iCs/>
                <w:color w:val="4EA72E" w:themeColor="accent6"/>
                <w:sz w:val="28"/>
                <w:szCs w:val="28"/>
              </w:rPr>
              <w:t xml:space="preserve"> </w:t>
            </w:r>
            <w:r w:rsidRPr="00744F22">
              <w:rPr>
                <w:i/>
                <w:iCs/>
                <w:color w:val="275317" w:themeColor="accent6" w:themeShade="80"/>
                <w:sz w:val="22"/>
                <w:szCs w:val="22"/>
              </w:rPr>
              <w:t>For fields that allow multiple entries</w:t>
            </w:r>
            <w:r>
              <w:rPr>
                <w:i/>
                <w:iCs/>
                <w:color w:val="275317" w:themeColor="accent6" w:themeShade="80"/>
                <w:sz w:val="22"/>
                <w:szCs w:val="22"/>
              </w:rPr>
              <w:t xml:space="preserve"> (</w:t>
            </w:r>
            <w:r w:rsidR="008D74A4">
              <w:rPr>
                <w:i/>
                <w:iCs/>
                <w:color w:val="275317" w:themeColor="accent6" w:themeShade="80"/>
                <w:sz w:val="22"/>
                <w:szCs w:val="22"/>
              </w:rPr>
              <w:t>3, 7, 9</w:t>
            </w:r>
            <w:r w:rsidR="008D74A4" w:rsidRPr="00744F22">
              <w:rPr>
                <w:i/>
                <w:iCs/>
                <w:color w:val="275317" w:themeColor="accent6" w:themeShade="80"/>
                <w:sz w:val="22"/>
                <w:szCs w:val="22"/>
              </w:rPr>
              <w:t>,</w:t>
            </w:r>
            <w:r w:rsidR="008D74A4">
              <w:rPr>
                <w:i/>
                <w:iCs/>
                <w:color w:val="275317" w:themeColor="accent6" w:themeShade="80"/>
                <w:sz w:val="22"/>
                <w:szCs w:val="22"/>
              </w:rPr>
              <w:t xml:space="preserve"> 10, 12, 13</w:t>
            </w:r>
            <w:r>
              <w:rPr>
                <w:i/>
                <w:iCs/>
                <w:color w:val="275317" w:themeColor="accent6" w:themeShade="80"/>
                <w:sz w:val="22"/>
                <w:szCs w:val="22"/>
              </w:rPr>
              <w:t>)</w:t>
            </w:r>
            <w:r w:rsidRPr="00744F22">
              <w:rPr>
                <w:i/>
                <w:iCs/>
                <w:color w:val="275317" w:themeColor="accent6" w:themeShade="80"/>
                <w:sz w:val="22"/>
                <w:szCs w:val="22"/>
              </w:rPr>
              <w:t xml:space="preserve"> use </w:t>
            </w:r>
            <w:r w:rsidRPr="0081632D">
              <w:rPr>
                <w:i/>
                <w:iCs/>
                <w:color w:val="EE0000"/>
                <w:sz w:val="22"/>
                <w:szCs w:val="22"/>
              </w:rPr>
              <w:t xml:space="preserve">the plus (+) button </w:t>
            </w:r>
            <w:r w:rsidRPr="00744F22">
              <w:rPr>
                <w:i/>
                <w:iCs/>
                <w:color w:val="275317" w:themeColor="accent6" w:themeShade="80"/>
                <w:sz w:val="22"/>
                <w:szCs w:val="22"/>
              </w:rPr>
              <w:t xml:space="preserve">to add additional rows as needed. </w:t>
            </w:r>
            <w:r w:rsidRPr="00BF7794">
              <w:rPr>
                <w:b/>
                <w:bCs/>
                <w:i/>
                <w:iCs/>
                <w:color w:val="275317" w:themeColor="accent6" w:themeShade="80"/>
                <w:sz w:val="22"/>
                <w:szCs w:val="22"/>
              </w:rPr>
              <w:t>If an entry needs to be removed, do not delete the row directly. Instead, select the</w:t>
            </w:r>
            <w:r w:rsidR="6EDE0050" w:rsidRPr="3753AFA1">
              <w:rPr>
                <w:b/>
                <w:bCs/>
                <w:i/>
                <w:iCs/>
                <w:color w:val="275317" w:themeColor="accent6" w:themeShade="80"/>
                <w:sz w:val="22"/>
                <w:szCs w:val="22"/>
              </w:rPr>
              <w:t xml:space="preserve"> whole</w:t>
            </w:r>
            <w:r w:rsidRPr="00BF7794">
              <w:rPr>
                <w:b/>
                <w:bCs/>
                <w:i/>
                <w:iCs/>
                <w:color w:val="275317" w:themeColor="accent6" w:themeShade="80"/>
                <w:sz w:val="22"/>
                <w:szCs w:val="22"/>
              </w:rPr>
              <w:t xml:space="preserve"> row, right-click, and choose "Delete Item".</w:t>
            </w:r>
            <w:r w:rsidRPr="00744F22">
              <w:rPr>
                <w:i/>
                <w:iCs/>
                <w:color w:val="275317" w:themeColor="accent6" w:themeShade="80"/>
                <w:sz w:val="22"/>
                <w:szCs w:val="22"/>
              </w:rPr>
              <w:t xml:space="preserve"> Deleting rows directly may disrupt the underlying content-control structure of the template and can interfere with AutoSave functionality. Using "Delete Item" preserves the template structure and ensures the document continues to function correctly.</w:t>
            </w:r>
          </w:p>
        </w:tc>
      </w:tr>
    </w:tbl>
    <w:p w14:paraId="055E9FA1" w14:textId="77777777" w:rsidR="004268C0" w:rsidRPr="00600EE0" w:rsidRDefault="004268C0" w:rsidP="00600EE0">
      <w:pPr>
        <w:jc w:val="center"/>
        <w:rPr>
          <w:rFonts w:asciiTheme="majorHAnsi" w:hAnsiTheme="majorHAnsi"/>
          <w:bCs/>
          <w:color w:val="4EA72E" w:themeColor="accent6"/>
          <w:sz w:val="36"/>
          <w:szCs w:val="36"/>
          <w:lang w:val="en-US"/>
        </w:rPr>
      </w:pPr>
    </w:p>
    <w:p w14:paraId="7E4C6DB0" w14:textId="77777777" w:rsidR="00E000DB" w:rsidRDefault="00E000DB" w:rsidP="000A0ECC">
      <w:pPr>
        <w:pStyle w:val="Heading3"/>
      </w:pPr>
      <w:r w:rsidRPr="2BE589E7">
        <w:t>Identifier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4253"/>
      </w:tblGrid>
      <w:tr w:rsidR="00E000DB" w:rsidRPr="00457FB9" w14:paraId="37C9F35F" w14:textId="77777777" w:rsidTr="00E000DB">
        <w:tc>
          <w:tcPr>
            <w:tcW w:w="1276" w:type="dxa"/>
            <w:tcBorders>
              <w:right w:val="single" w:sz="4" w:space="0" w:color="FFC000"/>
            </w:tcBorders>
          </w:tcPr>
          <w:p w14:paraId="55190474" w14:textId="77777777" w:rsidR="00E000DB" w:rsidRPr="00311E3B" w:rsidRDefault="00E000DB">
            <w:pPr>
              <w:pStyle w:val="Heading5"/>
              <w:rPr>
                <w:b/>
                <w:bCs/>
                <w:sz w:val="22"/>
                <w:szCs w:val="22"/>
              </w:rPr>
            </w:pPr>
            <w:r w:rsidRPr="2BE589E7">
              <w:rPr>
                <w:b/>
                <w:bCs/>
                <w:sz w:val="22"/>
                <w:szCs w:val="22"/>
              </w:rPr>
              <w:t>OICR No:</w:t>
            </w:r>
          </w:p>
        </w:tc>
        <w:sdt>
          <w:sdtPr>
            <w:rPr>
              <w:i/>
              <w:iCs/>
              <w:color w:val="0070C0"/>
              <w:sz w:val="22"/>
              <w:szCs w:val="22"/>
            </w:rPr>
            <w:id w:val="-2003118095"/>
            <w:lock w:val="sdtLocked"/>
            <w:placeholder>
              <w:docPart w:val="47179FBA63834F09B7EECA65C83660B4"/>
            </w:placeholder>
          </w:sdtPr>
          <w:sdtEndPr/>
          <w:sdtContent>
            <w:tc>
              <w:tcPr>
                <w:tcW w:w="4253" w:type="dxa"/>
                <w:tcBorders>
                  <w:top w:val="single" w:sz="4" w:space="0" w:color="FFC000"/>
                  <w:left w:val="single" w:sz="4" w:space="0" w:color="FFC000"/>
                  <w:bottom w:val="single" w:sz="4" w:space="0" w:color="FFC000"/>
                  <w:right w:val="single" w:sz="4" w:space="0" w:color="FFC000"/>
                </w:tcBorders>
                <w:shd w:val="clear" w:color="auto" w:fill="F2F2F2" w:themeFill="background1" w:themeFillShade="F2"/>
              </w:tcPr>
              <w:sdt>
                <w:sdtPr>
                  <w:rPr>
                    <w:i/>
                    <w:iCs/>
                    <w:color w:val="0070C0"/>
                    <w:sz w:val="22"/>
                    <w:szCs w:val="22"/>
                  </w:rPr>
                  <w:id w:val="1821693513"/>
                  <w:placeholder>
                    <w:docPart w:val="EBCAFCB95E8B4553BC78822276318709"/>
                  </w:placeholder>
                </w:sdtPr>
                <w:sdtEndPr>
                  <w:rPr>
                    <w:color w:val="808080" w:themeColor="background1" w:themeShade="80"/>
                    <w:lang w:val="en-US"/>
                  </w:rPr>
                </w:sdtEndPr>
                <w:sdtContent>
                  <w:p w14:paraId="3BCCB85F" w14:textId="28016A2B" w:rsidR="00E000DB" w:rsidRPr="008173F7" w:rsidRDefault="00F967B7">
                    <w:pPr>
                      <w:pStyle w:val="Heading5"/>
                      <w:jc w:val="center"/>
                      <w:rPr>
                        <w:i/>
                        <w:iCs/>
                        <w:color w:val="0070C0"/>
                        <w:sz w:val="22"/>
                        <w:szCs w:val="22"/>
                      </w:rPr>
                    </w:pPr>
                    <w:r w:rsidRPr="6D8F3259">
                      <w:rPr>
                        <w:i/>
                        <w:iCs/>
                        <w:color w:val="808080" w:themeColor="background1" w:themeShade="80"/>
                        <w:sz w:val="22"/>
                        <w:szCs w:val="22"/>
                      </w:rPr>
                      <w:t>Assigned by the PISA-MELP</w:t>
                    </w:r>
                    <w:r w:rsidRPr="6D8F3259">
                      <w:rPr>
                        <w:rStyle w:val="FootnoteReference"/>
                        <w:i/>
                        <w:iCs/>
                        <w:color w:val="808080" w:themeColor="background1" w:themeShade="80"/>
                        <w:sz w:val="22"/>
                        <w:szCs w:val="22"/>
                      </w:rPr>
                      <w:footnoteReference w:id="2"/>
                    </w:r>
                    <w:r w:rsidRPr="6D8F3259">
                      <w:rPr>
                        <w:i/>
                        <w:iCs/>
                        <w:color w:val="808080" w:themeColor="background1" w:themeShade="80"/>
                        <w:sz w:val="22"/>
                        <w:szCs w:val="22"/>
                      </w:rPr>
                      <w:t xml:space="preserve"> team</w:t>
                    </w:r>
                  </w:p>
                </w:sdtContent>
              </w:sdt>
            </w:tc>
          </w:sdtContent>
        </w:sdt>
      </w:tr>
    </w:tbl>
    <w:p w14:paraId="49797C16" w14:textId="77777777" w:rsidR="00491955" w:rsidRPr="00E000DB" w:rsidRDefault="00491955" w:rsidP="00491955"/>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3"/>
        <w:gridCol w:w="2276"/>
        <w:gridCol w:w="1133"/>
        <w:gridCol w:w="4118"/>
      </w:tblGrid>
      <w:tr w:rsidR="00491955" w14:paraId="0A9739F4" w14:textId="77777777" w:rsidTr="008F7E56">
        <w:tc>
          <w:tcPr>
            <w:tcW w:w="1833" w:type="dxa"/>
          </w:tcPr>
          <w:p w14:paraId="549A2278" w14:textId="77777777" w:rsidR="00491955" w:rsidRPr="00B42B4C" w:rsidRDefault="00491955" w:rsidP="00E000DB">
            <w:pPr>
              <w:pStyle w:val="Heading5"/>
              <w:rPr>
                <w:b/>
                <w:bCs/>
                <w:sz w:val="22"/>
                <w:szCs w:val="22"/>
                <w:lang w:val="en-US"/>
              </w:rPr>
            </w:pPr>
            <w:r w:rsidRPr="00B42B4C">
              <w:rPr>
                <w:b/>
                <w:bCs/>
                <w:sz w:val="22"/>
                <w:szCs w:val="22"/>
                <w:lang w:val="en-US"/>
              </w:rPr>
              <w:t>Reporting Year:</w:t>
            </w:r>
          </w:p>
        </w:tc>
        <w:sdt>
          <w:sdtPr>
            <w:rPr>
              <w:color w:val="0070C0"/>
              <w:sz w:val="22"/>
              <w:szCs w:val="22"/>
              <w:lang w:val="en-US"/>
            </w:rPr>
            <w:id w:val="-1384245087"/>
            <w:lock w:val="sdtContentLocked"/>
            <w:placeholder>
              <w:docPart w:val="F4F64E3515844E56B5587C7BEA6B1A2C"/>
            </w:placeholder>
            <w:showingPlcHdr/>
          </w:sdtPr>
          <w:sdtEndPr/>
          <w:sdtContent>
            <w:tc>
              <w:tcPr>
                <w:tcW w:w="2276" w:type="dxa"/>
                <w:tcBorders>
                  <w:bottom w:val="single" w:sz="4" w:space="0" w:color="auto"/>
                </w:tcBorders>
                <w:shd w:val="clear" w:color="auto" w:fill="F2F2F2" w:themeFill="background1" w:themeFillShade="F2"/>
              </w:tcPr>
              <w:p w14:paraId="38294490" w14:textId="7EF1C425" w:rsidR="00491955" w:rsidRPr="004C3500" w:rsidRDefault="00A45ADF" w:rsidP="00404A03">
                <w:pPr>
                  <w:pStyle w:val="Heading5"/>
                  <w:rPr>
                    <w:color w:val="0070C0"/>
                    <w:sz w:val="22"/>
                    <w:szCs w:val="22"/>
                    <w:lang w:val="en-US"/>
                  </w:rPr>
                </w:pPr>
                <w:r>
                  <w:rPr>
                    <w:color w:val="0070C0"/>
                    <w:sz w:val="22"/>
                    <w:szCs w:val="22"/>
                    <w:lang w:val="en-US"/>
                  </w:rPr>
                  <w:t>202</w:t>
                </w:r>
                <w:r w:rsidR="00747305">
                  <w:rPr>
                    <w:color w:val="0070C0"/>
                    <w:sz w:val="22"/>
                    <w:szCs w:val="22"/>
                    <w:lang w:val="en-US"/>
                  </w:rPr>
                  <w:t>6</w:t>
                </w:r>
              </w:p>
            </w:tc>
          </w:sdtContent>
        </w:sdt>
        <w:tc>
          <w:tcPr>
            <w:tcW w:w="1133" w:type="dxa"/>
          </w:tcPr>
          <w:p w14:paraId="22382287" w14:textId="77777777" w:rsidR="00491955" w:rsidRPr="00B42B4C" w:rsidRDefault="00491955" w:rsidP="00404A03">
            <w:pPr>
              <w:pStyle w:val="Heading5"/>
              <w:jc w:val="right"/>
              <w:rPr>
                <w:b/>
                <w:bCs/>
                <w:sz w:val="22"/>
                <w:szCs w:val="22"/>
                <w:lang w:val="en-US"/>
              </w:rPr>
            </w:pPr>
            <w:r>
              <w:rPr>
                <w:b/>
                <w:bCs/>
                <w:sz w:val="22"/>
                <w:szCs w:val="22"/>
                <w:lang w:val="en-US"/>
              </w:rPr>
              <w:t>Tag as</w:t>
            </w:r>
            <w:r w:rsidRPr="00B42B4C">
              <w:rPr>
                <w:b/>
                <w:bCs/>
                <w:sz w:val="22"/>
                <w:szCs w:val="22"/>
                <w:lang w:val="en-US"/>
              </w:rPr>
              <w:t>:</w:t>
            </w:r>
          </w:p>
        </w:tc>
        <w:tc>
          <w:tcPr>
            <w:tcW w:w="4118" w:type="dxa"/>
            <w:tcBorders>
              <w:bottom w:val="single" w:sz="4" w:space="0" w:color="auto"/>
            </w:tcBorders>
            <w:shd w:val="clear" w:color="auto" w:fill="F2F2F2" w:themeFill="background1" w:themeFillShade="F2"/>
          </w:tcPr>
          <w:p w14:paraId="5E916331" w14:textId="7237BD37" w:rsidR="00491955" w:rsidRPr="00911643" w:rsidRDefault="00CB0C1C" w:rsidP="00404A03">
            <w:pPr>
              <w:pStyle w:val="Heading5"/>
              <w:rPr>
                <w:sz w:val="22"/>
                <w:szCs w:val="22"/>
                <w:lang w:val="en-US"/>
              </w:rPr>
            </w:pPr>
            <w:sdt>
              <w:sdtPr>
                <w:rPr>
                  <w:color w:val="0070C0"/>
                  <w:sz w:val="22"/>
                  <w:szCs w:val="22"/>
                  <w:lang w:val="en-US"/>
                </w:rPr>
                <w:id w:val="2132273794"/>
                <w:lock w:val="sdtLocked"/>
                <w:placeholder>
                  <w:docPart w:val="289EECF64403494485CF8B7B2C0D3234"/>
                </w:placeholder>
                <w:showingPlcHdr/>
                <w:dropDownList>
                  <w:listItem w:value="Choose an item."/>
                  <w:listItem w:displayText="New OICR" w:value="New OICR"/>
                  <w:listItem w:displayText="Updated OICR (Same Level of Maturity)" w:value="Updated OICR (Same Level of Maturity)"/>
                  <w:listItem w:displayText="Updated OICR (New Level of Maturity)" w:value="Updated OICR (New Level of Maturity)"/>
                </w:dropDownList>
              </w:sdtPr>
              <w:sdtEndPr/>
              <w:sdtContent>
                <w:r w:rsidR="00273C0A" w:rsidRPr="00F5169C">
                  <w:rPr>
                    <w:rStyle w:val="PlaceholderText"/>
                    <w:i/>
                    <w:iCs/>
                    <w:color w:val="747474" w:themeColor="background2" w:themeShade="80"/>
                    <w:sz w:val="22"/>
                    <w:szCs w:val="22"/>
                  </w:rPr>
                  <w:t>Choose an item.</w:t>
                </w:r>
              </w:sdtContent>
            </w:sdt>
          </w:p>
        </w:tc>
      </w:tr>
      <w:tr w:rsidR="00491955" w14:paraId="4BE985A4" w14:textId="77777777" w:rsidTr="008F7E56">
        <w:tc>
          <w:tcPr>
            <w:tcW w:w="5242" w:type="dxa"/>
            <w:gridSpan w:val="3"/>
          </w:tcPr>
          <w:p w14:paraId="6696EF60" w14:textId="77777777" w:rsidR="00491955" w:rsidRPr="009525E7" w:rsidRDefault="00491955" w:rsidP="00404A03">
            <w:pPr>
              <w:pStyle w:val="Heading5"/>
              <w:jc w:val="right"/>
              <w:rPr>
                <w:i/>
                <w:iCs/>
                <w:sz w:val="22"/>
                <w:szCs w:val="22"/>
                <w:lang w:val="en-US"/>
              </w:rPr>
            </w:pPr>
            <w:r w:rsidRPr="009525E7">
              <w:rPr>
                <w:i/>
                <w:iCs/>
                <w:sz w:val="22"/>
                <w:szCs w:val="22"/>
                <w:lang w:val="en-US"/>
              </w:rPr>
              <w:t xml:space="preserve">If updated, indicate </w:t>
            </w:r>
            <w:r>
              <w:rPr>
                <w:i/>
                <w:iCs/>
                <w:sz w:val="22"/>
                <w:szCs w:val="22"/>
                <w:lang w:val="en-US"/>
              </w:rPr>
              <w:t xml:space="preserve">the </w:t>
            </w:r>
            <w:r w:rsidRPr="009525E7">
              <w:rPr>
                <w:i/>
                <w:iCs/>
                <w:sz w:val="22"/>
                <w:szCs w:val="22"/>
                <w:lang w:val="en-US"/>
              </w:rPr>
              <w:t>previous OICR it relates to:</w:t>
            </w:r>
          </w:p>
        </w:tc>
        <w:sdt>
          <w:sdtPr>
            <w:rPr>
              <w:color w:val="0070C0"/>
              <w:sz w:val="22"/>
              <w:szCs w:val="22"/>
              <w:lang w:val="en-US"/>
            </w:rPr>
            <w:alias w:val="Enter text here"/>
            <w:tag w:val="Enter text here"/>
            <w:id w:val="-264317297"/>
            <w:lock w:val="sdtLocked"/>
            <w:placeholder>
              <w:docPart w:val="5BF54BF9016A41ADBF27F28FF5AB0378"/>
            </w:placeholder>
            <w:showingPlcHdr/>
          </w:sdtPr>
          <w:sdtEndPr/>
          <w:sdtContent>
            <w:tc>
              <w:tcPr>
                <w:tcW w:w="4118" w:type="dxa"/>
                <w:tcBorders>
                  <w:top w:val="single" w:sz="4" w:space="0" w:color="auto"/>
                  <w:bottom w:val="single" w:sz="4" w:space="0" w:color="auto"/>
                </w:tcBorders>
                <w:shd w:val="clear" w:color="auto" w:fill="F2F2F2" w:themeFill="background1" w:themeFillShade="F2"/>
              </w:tcPr>
              <w:p w14:paraId="476A1662" w14:textId="1F050CD3" w:rsidR="00491955" w:rsidRPr="004C3500" w:rsidRDefault="00A21F3B" w:rsidP="00404A03">
                <w:pPr>
                  <w:pStyle w:val="Heading5"/>
                  <w:rPr>
                    <w:color w:val="0070C0"/>
                    <w:sz w:val="22"/>
                    <w:szCs w:val="22"/>
                    <w:lang w:val="en-US"/>
                  </w:rPr>
                </w:pPr>
                <w:r w:rsidRPr="00D50340">
                  <w:rPr>
                    <w:i/>
                    <w:color w:val="747474" w:themeColor="background2" w:themeShade="80"/>
                    <w:sz w:val="22"/>
                    <w:szCs w:val="22"/>
                    <w:lang w:val="en-US"/>
                  </w:rPr>
                  <w:t>Please enter the previous OICR CGSpace handle</w:t>
                </w:r>
              </w:p>
            </w:tc>
          </w:sdtContent>
        </w:sdt>
      </w:tr>
    </w:tbl>
    <w:p w14:paraId="35172D41" w14:textId="0A2B8A83" w:rsidR="00731516" w:rsidRDefault="00731516" w:rsidP="00B30951">
      <w:pPr>
        <w:spacing w:before="120" w:after="120" w:line="240" w:lineRule="auto"/>
        <w:ind w:left="284"/>
        <w:jc w:val="both"/>
        <w:rPr>
          <w:i/>
          <w:iCs/>
          <w:color w:val="3A7C22" w:themeColor="accent6" w:themeShade="BF"/>
          <w:sz w:val="22"/>
          <w:szCs w:val="22"/>
          <w:lang w:val="en-US"/>
        </w:rPr>
      </w:pPr>
      <w:r>
        <w:rPr>
          <w:i/>
          <w:iCs/>
          <w:color w:val="3A7C22" w:themeColor="accent6" w:themeShade="BF"/>
          <w:sz w:val="22"/>
          <w:szCs w:val="22"/>
        </w:rPr>
        <w:t>For</w:t>
      </w:r>
      <w:r w:rsidR="00FA3D60">
        <w:rPr>
          <w:i/>
          <w:iCs/>
          <w:color w:val="3A7C22" w:themeColor="accent6" w:themeShade="BF"/>
          <w:sz w:val="22"/>
          <w:szCs w:val="22"/>
        </w:rPr>
        <w:t xml:space="preserve"> </w:t>
      </w:r>
      <w:r w:rsidR="00883176">
        <w:rPr>
          <w:i/>
          <w:iCs/>
          <w:color w:val="3A7C22" w:themeColor="accent6" w:themeShade="BF"/>
          <w:sz w:val="22"/>
          <w:szCs w:val="22"/>
        </w:rPr>
        <w:t xml:space="preserve">more </w:t>
      </w:r>
      <w:r w:rsidR="00FA3D60">
        <w:rPr>
          <w:i/>
          <w:iCs/>
          <w:color w:val="3A7C22" w:themeColor="accent6" w:themeShade="BF"/>
          <w:sz w:val="22"/>
          <w:szCs w:val="22"/>
        </w:rPr>
        <w:t xml:space="preserve">information </w:t>
      </w:r>
      <w:r w:rsidR="00A113E3">
        <w:rPr>
          <w:i/>
          <w:iCs/>
          <w:color w:val="3A7C22" w:themeColor="accent6" w:themeShade="BF"/>
          <w:sz w:val="22"/>
          <w:szCs w:val="22"/>
        </w:rPr>
        <w:t>regarding</w:t>
      </w:r>
      <w:r w:rsidR="00FA3D60">
        <w:rPr>
          <w:i/>
          <w:iCs/>
          <w:color w:val="3A7C22" w:themeColor="accent6" w:themeShade="BF"/>
          <w:sz w:val="22"/>
          <w:szCs w:val="22"/>
        </w:rPr>
        <w:t xml:space="preserve"> </w:t>
      </w:r>
      <w:r w:rsidRPr="6D8F3259">
        <w:rPr>
          <w:i/>
          <w:iCs/>
          <w:color w:val="3A7C22" w:themeColor="accent6" w:themeShade="BF"/>
          <w:sz w:val="22"/>
          <w:szCs w:val="22"/>
        </w:rPr>
        <w:t>Levels of Maturity</w:t>
      </w:r>
      <w:r w:rsidR="00A113E3">
        <w:rPr>
          <w:i/>
          <w:iCs/>
          <w:color w:val="3A7C22" w:themeColor="accent6" w:themeShade="BF"/>
          <w:sz w:val="22"/>
          <w:szCs w:val="22"/>
        </w:rPr>
        <w:t>,</w:t>
      </w:r>
      <w:r w:rsidR="00FA3D60">
        <w:rPr>
          <w:i/>
          <w:iCs/>
          <w:color w:val="3A7C22" w:themeColor="accent6" w:themeShade="BF"/>
          <w:sz w:val="22"/>
          <w:szCs w:val="22"/>
        </w:rPr>
        <w:t xml:space="preserve"> </w:t>
      </w:r>
      <w:r w:rsidR="00FA3D60" w:rsidRPr="6D8F3259">
        <w:rPr>
          <w:i/>
          <w:iCs/>
          <w:color w:val="3A7C22" w:themeColor="accent6" w:themeShade="BF"/>
          <w:sz w:val="22"/>
          <w:szCs w:val="22"/>
        </w:rPr>
        <w:t xml:space="preserve">see </w:t>
      </w:r>
      <w:r w:rsidR="002653C8">
        <w:rPr>
          <w:i/>
          <w:iCs/>
          <w:color w:val="3A7C22" w:themeColor="accent6" w:themeShade="BF"/>
          <w:sz w:val="22"/>
          <w:szCs w:val="22"/>
        </w:rPr>
        <w:t xml:space="preserve">Part I, </w:t>
      </w:r>
      <w:r w:rsidR="00482AA4">
        <w:rPr>
          <w:i/>
          <w:iCs/>
          <w:color w:val="3A7C22" w:themeColor="accent6" w:themeShade="BF"/>
          <w:sz w:val="22"/>
          <w:szCs w:val="22"/>
        </w:rPr>
        <w:t>S</w:t>
      </w:r>
      <w:r w:rsidR="00482AA4" w:rsidRPr="6D8F3259">
        <w:rPr>
          <w:i/>
          <w:iCs/>
          <w:color w:val="3A7C22" w:themeColor="accent6" w:themeShade="BF"/>
          <w:sz w:val="22"/>
          <w:szCs w:val="22"/>
        </w:rPr>
        <w:t>ection</w:t>
      </w:r>
      <w:r w:rsidR="00FA3D60" w:rsidRPr="6D8F3259">
        <w:rPr>
          <w:i/>
          <w:iCs/>
          <w:color w:val="3A7C22" w:themeColor="accent6" w:themeShade="BF"/>
          <w:sz w:val="22"/>
          <w:szCs w:val="22"/>
        </w:rPr>
        <w:t xml:space="preserve"> 4</w:t>
      </w:r>
      <w:r w:rsidR="00930810">
        <w:rPr>
          <w:i/>
          <w:iCs/>
          <w:color w:val="3A7C22" w:themeColor="accent6" w:themeShade="BF"/>
          <w:sz w:val="22"/>
          <w:szCs w:val="22"/>
        </w:rPr>
        <w:t>.</w:t>
      </w:r>
    </w:p>
    <w:p w14:paraId="607CE97D" w14:textId="3629F6A1" w:rsidR="008F7E56" w:rsidRDefault="008F7E56" w:rsidP="00B30951">
      <w:pPr>
        <w:spacing w:before="120" w:after="120" w:line="240" w:lineRule="auto"/>
        <w:ind w:left="284"/>
        <w:jc w:val="both"/>
        <w:rPr>
          <w:b/>
          <w:bCs/>
          <w:i/>
          <w:iCs/>
          <w:color w:val="0070C0"/>
          <w:sz w:val="22"/>
          <w:szCs w:val="22"/>
          <w:lang w:val="en-US"/>
        </w:rPr>
      </w:pPr>
      <w:r w:rsidRPr="00014F3B">
        <w:rPr>
          <w:i/>
          <w:iCs/>
          <w:color w:val="3A7C22" w:themeColor="accent6" w:themeShade="BF"/>
          <w:sz w:val="22"/>
          <w:szCs w:val="22"/>
          <w:lang w:val="en-US"/>
        </w:rPr>
        <w:t>You can find examples</w:t>
      </w:r>
      <w:r w:rsidR="007D6718">
        <w:rPr>
          <w:i/>
          <w:iCs/>
          <w:color w:val="3A7C22" w:themeColor="accent6" w:themeShade="BF"/>
          <w:sz w:val="22"/>
          <w:szCs w:val="22"/>
          <w:lang w:val="en-US"/>
        </w:rPr>
        <w:t xml:space="preserve"> of</w:t>
      </w:r>
      <w:r w:rsidRPr="00014F3B">
        <w:rPr>
          <w:i/>
          <w:iCs/>
          <w:color w:val="3A7C22" w:themeColor="accent6" w:themeShade="BF"/>
          <w:sz w:val="22"/>
          <w:szCs w:val="22"/>
          <w:lang w:val="en-US"/>
        </w:rPr>
        <w:t xml:space="preserve"> how the ‘Tag </w:t>
      </w:r>
      <w:proofErr w:type="gramStart"/>
      <w:r w:rsidRPr="00014F3B">
        <w:rPr>
          <w:i/>
          <w:iCs/>
          <w:color w:val="3A7C22" w:themeColor="accent6" w:themeShade="BF"/>
          <w:sz w:val="22"/>
          <w:szCs w:val="22"/>
          <w:lang w:val="en-US"/>
        </w:rPr>
        <w:t>as’</w:t>
      </w:r>
      <w:proofErr w:type="gramEnd"/>
      <w:r w:rsidRPr="00014F3B">
        <w:rPr>
          <w:i/>
          <w:iCs/>
          <w:color w:val="3A7C22" w:themeColor="accent6" w:themeShade="BF"/>
          <w:sz w:val="22"/>
          <w:szCs w:val="22"/>
          <w:lang w:val="en-US"/>
        </w:rPr>
        <w:t xml:space="preserve"> </w:t>
      </w:r>
      <w:r w:rsidR="000D2FB5">
        <w:rPr>
          <w:i/>
          <w:iCs/>
          <w:color w:val="3A7C22" w:themeColor="accent6" w:themeShade="BF"/>
          <w:sz w:val="22"/>
          <w:szCs w:val="22"/>
          <w:lang w:val="en-US"/>
        </w:rPr>
        <w:t>was</w:t>
      </w:r>
      <w:r w:rsidR="000D2FB5" w:rsidRPr="00014F3B">
        <w:rPr>
          <w:i/>
          <w:iCs/>
          <w:color w:val="3A7C22" w:themeColor="accent6" w:themeShade="BF"/>
          <w:sz w:val="22"/>
          <w:szCs w:val="22"/>
          <w:lang w:val="en-US"/>
        </w:rPr>
        <w:t xml:space="preserve"> </w:t>
      </w:r>
      <w:r w:rsidRPr="00014F3B">
        <w:rPr>
          <w:i/>
          <w:iCs/>
          <w:color w:val="3A7C22" w:themeColor="accent6" w:themeShade="BF"/>
          <w:sz w:val="22"/>
          <w:szCs w:val="22"/>
          <w:lang w:val="en-US"/>
        </w:rPr>
        <w:t xml:space="preserve">used in previous OICRs </w:t>
      </w:r>
      <w:hyperlink r:id="rId11" w:history="1">
        <w:r w:rsidRPr="00014F3B">
          <w:rPr>
            <w:rStyle w:val="Hyperlink"/>
            <w:b/>
            <w:bCs/>
            <w:i/>
            <w:iCs/>
            <w:sz w:val="22"/>
            <w:szCs w:val="22"/>
          </w:rPr>
          <w:t>here</w:t>
        </w:r>
      </w:hyperlink>
      <w:r w:rsidRPr="00014F3B">
        <w:rPr>
          <w:b/>
          <w:bCs/>
          <w:i/>
          <w:iCs/>
          <w:color w:val="0070C0"/>
          <w:sz w:val="22"/>
          <w:szCs w:val="22"/>
          <w:lang w:val="en-US"/>
        </w:rPr>
        <w:t>.</w:t>
      </w:r>
    </w:p>
    <w:p w14:paraId="74639B62" w14:textId="77777777" w:rsidR="000F496E" w:rsidRPr="00014F3B" w:rsidRDefault="000F496E" w:rsidP="00B30951">
      <w:pPr>
        <w:spacing w:before="120" w:after="120" w:line="240" w:lineRule="auto"/>
        <w:ind w:left="284"/>
        <w:jc w:val="both"/>
        <w:rPr>
          <w:b/>
          <w:bCs/>
          <w:i/>
          <w:iCs/>
          <w:color w:val="0070C0"/>
          <w:sz w:val="22"/>
          <w:szCs w:val="22"/>
          <w:highlight w:val="yellow"/>
        </w:rPr>
      </w:pPr>
    </w:p>
    <w:tbl>
      <w:tblPr>
        <w:tblStyle w:val="TableGrid"/>
        <w:tblW w:w="0" w:type="auto"/>
        <w:tblLook w:val="04A0" w:firstRow="1" w:lastRow="0" w:firstColumn="1" w:lastColumn="0" w:noHBand="0" w:noVBand="1"/>
      </w:tblPr>
      <w:tblGrid>
        <w:gridCol w:w="4395"/>
        <w:gridCol w:w="4961"/>
      </w:tblGrid>
      <w:tr w:rsidR="00D93092" w14:paraId="5FEA441C" w14:textId="77777777" w:rsidTr="00340489">
        <w:tc>
          <w:tcPr>
            <w:tcW w:w="4395" w:type="dxa"/>
            <w:tcBorders>
              <w:top w:val="nil"/>
              <w:left w:val="nil"/>
              <w:bottom w:val="nil"/>
              <w:right w:val="nil"/>
            </w:tcBorders>
          </w:tcPr>
          <w:p w14:paraId="09C50465" w14:textId="217E7F2F" w:rsidR="00D93092" w:rsidRDefault="00D93092" w:rsidP="00491955">
            <w:pPr>
              <w:pStyle w:val="Heading5"/>
              <w:rPr>
                <w:b/>
                <w:bCs/>
                <w:sz w:val="22"/>
                <w:szCs w:val="22"/>
                <w:lang w:val="en-US"/>
              </w:rPr>
            </w:pPr>
            <w:r>
              <w:rPr>
                <w:b/>
                <w:bCs/>
                <w:sz w:val="22"/>
                <w:szCs w:val="22"/>
                <w:lang w:val="en-US"/>
              </w:rPr>
              <w:t xml:space="preserve">Alliance </w:t>
            </w:r>
            <w:r w:rsidRPr="008D7D5A">
              <w:rPr>
                <w:b/>
                <w:bCs/>
                <w:sz w:val="22"/>
                <w:szCs w:val="22"/>
                <w:lang w:val="en-US"/>
              </w:rPr>
              <w:t>Reporting Project(s)</w:t>
            </w:r>
            <w:r>
              <w:rPr>
                <w:b/>
                <w:bCs/>
                <w:sz w:val="22"/>
                <w:szCs w:val="22"/>
                <w:lang w:val="en-US"/>
              </w:rPr>
              <w:t>:</w:t>
            </w:r>
          </w:p>
        </w:tc>
        <w:tc>
          <w:tcPr>
            <w:tcW w:w="4961" w:type="dxa"/>
            <w:tcBorders>
              <w:top w:val="nil"/>
              <w:left w:val="nil"/>
              <w:bottom w:val="nil"/>
              <w:right w:val="nil"/>
            </w:tcBorders>
          </w:tcPr>
          <w:p w14:paraId="664654CE" w14:textId="77777777" w:rsidR="00D93092" w:rsidRPr="00B4077D" w:rsidRDefault="00D93092" w:rsidP="00491955">
            <w:pPr>
              <w:pStyle w:val="Heading5"/>
              <w:rPr>
                <w:lang w:val="en-US"/>
              </w:rPr>
            </w:pPr>
          </w:p>
        </w:tc>
      </w:tr>
      <w:tr w:rsidR="00D93092" w14:paraId="56CCCC60" w14:textId="77777777" w:rsidTr="00340489">
        <w:tc>
          <w:tcPr>
            <w:tcW w:w="4395" w:type="dxa"/>
            <w:tcBorders>
              <w:top w:val="nil"/>
              <w:left w:val="nil"/>
              <w:bottom w:val="nil"/>
              <w:right w:val="nil"/>
            </w:tcBorders>
          </w:tcPr>
          <w:p w14:paraId="3943C33C" w14:textId="7A6342CB" w:rsidR="00D93092" w:rsidRPr="00D93092" w:rsidRDefault="00D93092" w:rsidP="00491955">
            <w:pPr>
              <w:pStyle w:val="Heading5"/>
              <w:rPr>
                <w:sz w:val="22"/>
                <w:szCs w:val="22"/>
                <w:lang w:val="en-US"/>
              </w:rPr>
            </w:pPr>
            <w:r w:rsidRPr="00D93092">
              <w:rPr>
                <w:sz w:val="22"/>
                <w:szCs w:val="22"/>
                <w:lang w:val="en-US"/>
              </w:rPr>
              <w:t xml:space="preserve">Main project (single </w:t>
            </w:r>
            <w:r w:rsidR="000D00D2">
              <w:rPr>
                <w:sz w:val="22"/>
                <w:szCs w:val="22"/>
                <w:lang w:val="en-US"/>
              </w:rPr>
              <w:t>option</w:t>
            </w:r>
            <w:r w:rsidRPr="00D93092">
              <w:rPr>
                <w:sz w:val="22"/>
                <w:szCs w:val="22"/>
                <w:lang w:val="en-US"/>
              </w:rPr>
              <w:t>)</w:t>
            </w:r>
          </w:p>
        </w:tc>
        <w:sdt>
          <w:sdtPr>
            <w:rPr>
              <w:color w:val="0070C0"/>
              <w:sz w:val="22"/>
              <w:szCs w:val="22"/>
              <w:lang w:val="en-US"/>
            </w:rPr>
            <w:id w:val="-1815635536"/>
            <w:lock w:val="sdtLocked"/>
            <w:placeholder>
              <w:docPart w:val="AC589E4449C74D1180ACBDB6A3E4F208"/>
            </w:placeholder>
            <w:showingPlcHdr/>
          </w:sdtPr>
          <w:sdtEndPr/>
          <w:sdtContent>
            <w:tc>
              <w:tcPr>
                <w:tcW w:w="4961" w:type="dxa"/>
                <w:tcBorders>
                  <w:top w:val="nil"/>
                  <w:left w:val="nil"/>
                  <w:bottom w:val="single" w:sz="4" w:space="0" w:color="auto"/>
                  <w:right w:val="nil"/>
                </w:tcBorders>
                <w:shd w:val="clear" w:color="auto" w:fill="F2F2F2" w:themeFill="background1" w:themeFillShade="F2"/>
              </w:tcPr>
              <w:p w14:paraId="77A59F33" w14:textId="0D341366" w:rsidR="00D93092" w:rsidRPr="002F02E5" w:rsidRDefault="00DF1D8E" w:rsidP="00491955">
                <w:pPr>
                  <w:pStyle w:val="Heading5"/>
                  <w:rPr>
                    <w:color w:val="0070C0"/>
                    <w:sz w:val="22"/>
                    <w:szCs w:val="22"/>
                    <w:lang w:val="en-US"/>
                  </w:rPr>
                </w:pPr>
                <w:r w:rsidRPr="00D50340">
                  <w:rPr>
                    <w:rStyle w:val="PlaceholderText"/>
                    <w:i/>
                    <w:sz w:val="22"/>
                    <w:szCs w:val="22"/>
                  </w:rPr>
                  <w:t>Enter Project code and title</w:t>
                </w:r>
              </w:p>
            </w:tc>
          </w:sdtContent>
        </w:sdt>
      </w:tr>
      <w:tr w:rsidR="00D93092" w14:paraId="1137CC14" w14:textId="77777777" w:rsidTr="00340489">
        <w:tc>
          <w:tcPr>
            <w:tcW w:w="4395" w:type="dxa"/>
            <w:tcBorders>
              <w:top w:val="nil"/>
              <w:left w:val="nil"/>
              <w:bottom w:val="nil"/>
              <w:right w:val="nil"/>
            </w:tcBorders>
          </w:tcPr>
          <w:p w14:paraId="0D08BB3B" w14:textId="5A2890FF" w:rsidR="00D93092" w:rsidRPr="00D93092" w:rsidRDefault="00D93092" w:rsidP="00491955">
            <w:pPr>
              <w:pStyle w:val="Heading5"/>
              <w:rPr>
                <w:sz w:val="22"/>
                <w:szCs w:val="22"/>
                <w:lang w:val="en-US"/>
              </w:rPr>
            </w:pPr>
            <w:r w:rsidRPr="00D93092">
              <w:rPr>
                <w:sz w:val="22"/>
                <w:szCs w:val="22"/>
                <w:lang w:val="en-US"/>
              </w:rPr>
              <w:t>Other Contributing Projects (multi-</w:t>
            </w:r>
            <w:r w:rsidR="00340489">
              <w:rPr>
                <w:sz w:val="22"/>
                <w:szCs w:val="22"/>
                <w:lang w:val="en-US"/>
              </w:rPr>
              <w:t>option</w:t>
            </w:r>
            <w:r w:rsidR="00340489" w:rsidRPr="00D93092">
              <w:rPr>
                <w:sz w:val="22"/>
                <w:szCs w:val="22"/>
                <w:lang w:val="en-US"/>
              </w:rPr>
              <w:t>)</w:t>
            </w:r>
            <w:r w:rsidR="00340489">
              <w:rPr>
                <w:sz w:val="22"/>
                <w:szCs w:val="22"/>
                <w:lang w:val="en-US"/>
              </w:rPr>
              <w:t xml:space="preserve"> *</w:t>
            </w:r>
          </w:p>
        </w:tc>
        <w:tc>
          <w:tcPr>
            <w:tcW w:w="4961" w:type="dxa"/>
            <w:tcBorders>
              <w:top w:val="single" w:sz="4" w:space="0" w:color="auto"/>
              <w:left w:val="nil"/>
              <w:bottom w:val="single" w:sz="4" w:space="0" w:color="auto"/>
              <w:right w:val="nil"/>
            </w:tcBorders>
            <w:shd w:val="clear" w:color="auto" w:fill="F2F2F2" w:themeFill="background1" w:themeFillShade="F2"/>
          </w:tcPr>
          <w:sdt>
            <w:sdtPr>
              <w:rPr>
                <w:color w:val="0070C0"/>
                <w:sz w:val="22"/>
                <w:szCs w:val="22"/>
                <w:lang w:val="en-US"/>
              </w:rPr>
              <w:id w:val="-1961562840"/>
              <w15:repeatingSection/>
            </w:sdtPr>
            <w:sdtEndPr/>
            <w:sdtContent>
              <w:sdt>
                <w:sdtPr>
                  <w:rPr>
                    <w:color w:val="0070C0"/>
                    <w:sz w:val="22"/>
                    <w:szCs w:val="22"/>
                    <w:lang w:val="en-US"/>
                  </w:rPr>
                  <w:id w:val="1458377481"/>
                  <w:placeholder>
                    <w:docPart w:val="DefaultPlaceholder_-1854013435"/>
                  </w:placeholder>
                  <w15:repeatingSectionItem/>
                </w:sdtPr>
                <w:sdtEndPr/>
                <w:sdtContent>
                  <w:sdt>
                    <w:sdtPr>
                      <w:rPr>
                        <w:color w:val="0070C0"/>
                        <w:sz w:val="22"/>
                        <w:szCs w:val="22"/>
                        <w:lang w:val="en-US"/>
                      </w:rPr>
                      <w:id w:val="1502081634"/>
                      <w:lock w:val="sdtLocked"/>
                      <w:placeholder>
                        <w:docPart w:val="62275DC6F81845D89B5EBDA6CDE47F0C"/>
                      </w:placeholder>
                      <w:showingPlcHdr/>
                    </w:sdtPr>
                    <w:sdtEndPr/>
                    <w:sdtContent>
                      <w:p w14:paraId="23038E4B" w14:textId="2D2D6603" w:rsidR="00D93092" w:rsidRPr="002F02E5" w:rsidRDefault="00DF1D8E" w:rsidP="00491955">
                        <w:pPr>
                          <w:pStyle w:val="Heading5"/>
                          <w:rPr>
                            <w:color w:val="0070C0"/>
                            <w:sz w:val="22"/>
                            <w:szCs w:val="22"/>
                            <w:lang w:val="en-US"/>
                          </w:rPr>
                        </w:pPr>
                        <w:r w:rsidRPr="00D50340">
                          <w:rPr>
                            <w:rStyle w:val="PlaceholderText"/>
                            <w:i/>
                            <w:color w:val="747474" w:themeColor="background2" w:themeShade="80"/>
                            <w:sz w:val="22"/>
                            <w:szCs w:val="22"/>
                          </w:rPr>
                          <w:t>Enter Project code and title</w:t>
                        </w:r>
                      </w:p>
                    </w:sdtContent>
                  </w:sdt>
                </w:sdtContent>
              </w:sdt>
            </w:sdtContent>
          </w:sdt>
        </w:tc>
      </w:tr>
    </w:tbl>
    <w:p w14:paraId="69A3B3EF" w14:textId="71CFEA3B" w:rsidR="001C45F3" w:rsidRDefault="00340489" w:rsidP="000F496E">
      <w:pPr>
        <w:spacing w:before="120" w:after="120" w:line="240" w:lineRule="auto"/>
        <w:ind w:left="284"/>
        <w:jc w:val="both"/>
        <w:rPr>
          <w:i/>
          <w:iCs/>
          <w:color w:val="3A7C22" w:themeColor="accent6" w:themeShade="BF"/>
          <w:sz w:val="22"/>
          <w:szCs w:val="22"/>
          <w:lang w:val="en-US"/>
        </w:rPr>
      </w:pPr>
      <w:r w:rsidRPr="00340489">
        <w:rPr>
          <w:i/>
          <w:color w:val="215E99" w:themeColor="text2" w:themeTint="BF"/>
          <w:sz w:val="20"/>
          <w:szCs w:val="20"/>
          <w:lang w:val="en-US"/>
        </w:rPr>
        <w:t>*</w:t>
      </w:r>
      <w:r w:rsidR="001C45F3" w:rsidRPr="00181A17">
        <w:rPr>
          <w:i/>
          <w:iCs/>
          <w:color w:val="C00000"/>
          <w:sz w:val="20"/>
          <w:szCs w:val="20"/>
          <w:lang w:val="en-US"/>
        </w:rPr>
        <w:t xml:space="preserve">Click the plus </w:t>
      </w:r>
      <w:r w:rsidR="001C45F3" w:rsidRPr="00052F61">
        <w:rPr>
          <w:i/>
          <w:iCs/>
          <w:color w:val="0070C0"/>
          <w:sz w:val="20"/>
          <w:szCs w:val="20"/>
          <w:lang w:val="en-US"/>
        </w:rPr>
        <w:t>(</w:t>
      </w:r>
      <w:r w:rsidR="001C45F3" w:rsidRPr="009A1C68">
        <w:rPr>
          <w:b/>
          <w:bCs/>
          <w:i/>
          <w:iCs/>
          <w:color w:val="0070C0"/>
          <w:sz w:val="22"/>
          <w:szCs w:val="22"/>
          <w:lang w:val="en-US"/>
        </w:rPr>
        <w:t>+</w:t>
      </w:r>
      <w:r w:rsidR="001C45F3">
        <w:rPr>
          <w:i/>
          <w:iCs/>
          <w:color w:val="002060"/>
          <w:sz w:val="20"/>
          <w:szCs w:val="20"/>
          <w:lang w:val="en-US"/>
        </w:rPr>
        <w:t xml:space="preserve">) </w:t>
      </w:r>
      <w:r w:rsidR="001C45F3" w:rsidRPr="00052F61">
        <w:rPr>
          <w:i/>
          <w:iCs/>
          <w:color w:val="C00000"/>
          <w:sz w:val="20"/>
          <w:szCs w:val="20"/>
          <w:lang w:val="en-US"/>
        </w:rPr>
        <w:t xml:space="preserve">sign at the end of the </w:t>
      </w:r>
      <w:r w:rsidR="00E70393">
        <w:rPr>
          <w:i/>
          <w:iCs/>
          <w:color w:val="C00000"/>
          <w:sz w:val="20"/>
          <w:szCs w:val="20"/>
          <w:lang w:val="en-US"/>
        </w:rPr>
        <w:t>box</w:t>
      </w:r>
      <w:r w:rsidR="001C45F3">
        <w:rPr>
          <w:i/>
          <w:iCs/>
          <w:color w:val="C00000"/>
          <w:sz w:val="20"/>
          <w:szCs w:val="20"/>
          <w:lang w:val="en-US"/>
        </w:rPr>
        <w:t xml:space="preserve"> to </w:t>
      </w:r>
      <w:r w:rsidR="001F43F1">
        <w:rPr>
          <w:i/>
          <w:iCs/>
          <w:color w:val="C00000"/>
          <w:sz w:val="20"/>
          <w:szCs w:val="20"/>
          <w:lang w:val="en-US"/>
        </w:rPr>
        <w:t>include</w:t>
      </w:r>
      <w:r w:rsidR="001C45F3">
        <w:rPr>
          <w:i/>
          <w:iCs/>
          <w:color w:val="C00000"/>
          <w:sz w:val="20"/>
          <w:szCs w:val="20"/>
          <w:lang w:val="en-US"/>
        </w:rPr>
        <w:t xml:space="preserve"> as </w:t>
      </w:r>
      <w:r w:rsidR="004D0EF0">
        <w:rPr>
          <w:i/>
          <w:iCs/>
          <w:color w:val="C00000"/>
          <w:sz w:val="20"/>
          <w:szCs w:val="20"/>
          <w:lang w:val="en-US"/>
        </w:rPr>
        <w:t xml:space="preserve">many other contributing projects as </w:t>
      </w:r>
      <w:r w:rsidR="001C45F3">
        <w:rPr>
          <w:i/>
          <w:iCs/>
          <w:color w:val="C00000"/>
          <w:sz w:val="20"/>
          <w:szCs w:val="20"/>
          <w:lang w:val="en-US"/>
        </w:rPr>
        <w:t>needed</w:t>
      </w:r>
      <w:r w:rsidR="001C45F3" w:rsidRPr="00052F61">
        <w:rPr>
          <w:i/>
          <w:iCs/>
          <w:color w:val="C00000"/>
          <w:sz w:val="20"/>
          <w:szCs w:val="20"/>
          <w:lang w:val="en-US"/>
        </w:rPr>
        <w:t>.</w:t>
      </w:r>
    </w:p>
    <w:p w14:paraId="06C90596" w14:textId="44B9F148" w:rsidR="003E0EC4" w:rsidRPr="00EC5B27" w:rsidRDefault="003E0EC4" w:rsidP="003E0EC4">
      <w:pPr>
        <w:spacing w:before="120" w:after="120" w:line="240" w:lineRule="auto"/>
        <w:jc w:val="both"/>
        <w:rPr>
          <w:b/>
          <w:bCs/>
          <w:color w:val="0070C0"/>
          <w:sz w:val="22"/>
          <w:szCs w:val="22"/>
          <w:highlight w:val="yellow"/>
        </w:rPr>
      </w:pPr>
      <w:r w:rsidRPr="36E507B7">
        <w:rPr>
          <w:i/>
          <w:iCs/>
          <w:color w:val="3A7C22" w:themeColor="accent6" w:themeShade="BF"/>
          <w:sz w:val="22"/>
          <w:szCs w:val="22"/>
          <w:lang w:val="en-US"/>
        </w:rPr>
        <w:t>In this section</w:t>
      </w:r>
      <w:r w:rsidR="7C1070C6" w:rsidRPr="36E507B7">
        <w:rPr>
          <w:i/>
          <w:iCs/>
          <w:color w:val="3A7C22" w:themeColor="accent6" w:themeShade="BF"/>
          <w:sz w:val="22"/>
          <w:szCs w:val="22"/>
          <w:lang w:val="en-US"/>
        </w:rPr>
        <w:t>,</w:t>
      </w:r>
      <w:r w:rsidRPr="36E507B7">
        <w:rPr>
          <w:i/>
          <w:iCs/>
          <w:color w:val="3A7C22" w:themeColor="accent6" w:themeShade="BF"/>
          <w:sz w:val="22"/>
          <w:szCs w:val="22"/>
          <w:lang w:val="en-US"/>
        </w:rPr>
        <w:t xml:space="preserve"> we want to track information on the Alliance project in the context of which the documented outcome/impact </w:t>
      </w:r>
      <w:r w:rsidR="003E3A89" w:rsidRPr="36E507B7">
        <w:rPr>
          <w:i/>
          <w:iCs/>
          <w:color w:val="3A7C22" w:themeColor="accent6" w:themeShade="BF"/>
          <w:sz w:val="22"/>
          <w:szCs w:val="22"/>
          <w:lang w:val="en-US"/>
        </w:rPr>
        <w:t>occurred</w:t>
      </w:r>
      <w:r w:rsidRPr="36E507B7">
        <w:rPr>
          <w:i/>
          <w:iCs/>
          <w:color w:val="3A7C22" w:themeColor="accent6" w:themeShade="BF"/>
          <w:sz w:val="22"/>
          <w:szCs w:val="22"/>
          <w:lang w:val="en-US"/>
        </w:rPr>
        <w:t>. In the ‘</w:t>
      </w:r>
      <w:r w:rsidRPr="36E507B7">
        <w:rPr>
          <w:b/>
          <w:bCs/>
          <w:i/>
          <w:iCs/>
          <w:color w:val="3A7C22" w:themeColor="accent6" w:themeShade="BF"/>
          <w:sz w:val="22"/>
          <w:szCs w:val="22"/>
          <w:lang w:val="en-US"/>
        </w:rPr>
        <w:t>Main Project</w:t>
      </w:r>
      <w:r w:rsidRPr="36E507B7">
        <w:rPr>
          <w:i/>
          <w:iCs/>
          <w:color w:val="3A7C22" w:themeColor="accent6" w:themeShade="BF"/>
          <w:sz w:val="22"/>
          <w:szCs w:val="22"/>
          <w:lang w:val="en-US"/>
        </w:rPr>
        <w:t>’ field, please include the project (pool-funded or non-pool-funded) under which you intend to report the OICR; only one project is to be included in this field. In the ‘</w:t>
      </w:r>
      <w:r w:rsidRPr="36E507B7">
        <w:rPr>
          <w:b/>
          <w:bCs/>
          <w:i/>
          <w:iCs/>
          <w:color w:val="3A7C22" w:themeColor="accent6" w:themeShade="BF"/>
          <w:sz w:val="22"/>
          <w:szCs w:val="22"/>
          <w:lang w:val="en-US"/>
        </w:rPr>
        <w:t>Other Contributing Projects</w:t>
      </w:r>
      <w:r w:rsidRPr="36E507B7">
        <w:rPr>
          <w:i/>
          <w:iCs/>
          <w:color w:val="3A7C22" w:themeColor="accent6" w:themeShade="BF"/>
          <w:sz w:val="22"/>
          <w:szCs w:val="22"/>
          <w:lang w:val="en-US"/>
        </w:rPr>
        <w:t xml:space="preserve">’ field, you can add other projects that </w:t>
      </w:r>
      <w:bookmarkStart w:id="1" w:name="_Int_XdyEyxcZ"/>
      <w:r w:rsidRPr="36E507B7">
        <w:rPr>
          <w:i/>
          <w:iCs/>
          <w:color w:val="3A7C22" w:themeColor="accent6" w:themeShade="BF"/>
          <w:sz w:val="22"/>
          <w:szCs w:val="22"/>
          <w:lang w:val="en-US"/>
        </w:rPr>
        <w:t>contributed</w:t>
      </w:r>
      <w:bookmarkEnd w:id="1"/>
      <w:r w:rsidRPr="36E507B7">
        <w:rPr>
          <w:i/>
          <w:iCs/>
          <w:color w:val="3A7C22" w:themeColor="accent6" w:themeShade="BF"/>
          <w:sz w:val="22"/>
          <w:szCs w:val="22"/>
          <w:lang w:val="en-US"/>
        </w:rPr>
        <w:t xml:space="preserve"> </w:t>
      </w:r>
      <w:r w:rsidR="00E73CA4" w:rsidRPr="36E507B7">
        <w:rPr>
          <w:i/>
          <w:iCs/>
          <w:color w:val="3A7C22" w:themeColor="accent6" w:themeShade="BF"/>
          <w:sz w:val="22"/>
          <w:szCs w:val="22"/>
          <w:lang w:val="en-US"/>
        </w:rPr>
        <w:t xml:space="preserve">in any way </w:t>
      </w:r>
      <w:r w:rsidRPr="36E507B7">
        <w:rPr>
          <w:i/>
          <w:iCs/>
          <w:color w:val="3A7C22" w:themeColor="accent6" w:themeShade="BF"/>
          <w:sz w:val="22"/>
          <w:szCs w:val="22"/>
          <w:lang w:val="en-US"/>
        </w:rPr>
        <w:t xml:space="preserve">to the documented outcome/impact. For project codes and titles, please refer to the list in the </w:t>
      </w:r>
      <w:hyperlink r:id="rId12">
        <w:r w:rsidRPr="36E507B7">
          <w:rPr>
            <w:rStyle w:val="Hyperlink"/>
            <w:i/>
            <w:iCs/>
            <w:sz w:val="22"/>
            <w:szCs w:val="22"/>
            <w:lang w:val="en-US"/>
          </w:rPr>
          <w:t>GMU Dashboard</w:t>
        </w:r>
      </w:hyperlink>
      <w:r>
        <w:t>.</w:t>
      </w:r>
    </w:p>
    <w:p w14:paraId="68E7FEF7" w14:textId="4B33126B" w:rsidR="003E0EC4" w:rsidRPr="0002106F" w:rsidRDefault="003E0EC4" w:rsidP="003E0EC4">
      <w:pPr>
        <w:spacing w:before="120" w:after="120" w:line="240" w:lineRule="auto"/>
        <w:jc w:val="both"/>
        <w:rPr>
          <w:b/>
          <w:bCs/>
          <w:color w:val="0070C0"/>
          <w:sz w:val="22"/>
          <w:szCs w:val="22"/>
          <w:highlight w:val="yellow"/>
        </w:rPr>
      </w:pPr>
      <w:r w:rsidRPr="00014F3B">
        <w:rPr>
          <w:i/>
          <w:iCs/>
          <w:color w:val="3A7C22" w:themeColor="accent6" w:themeShade="BF"/>
          <w:sz w:val="22"/>
          <w:szCs w:val="22"/>
          <w:lang w:val="en-US"/>
        </w:rPr>
        <w:t xml:space="preserve">You can find examples </w:t>
      </w:r>
      <w:r>
        <w:rPr>
          <w:i/>
          <w:iCs/>
          <w:color w:val="3A7C22" w:themeColor="accent6" w:themeShade="BF"/>
          <w:sz w:val="22"/>
          <w:szCs w:val="22"/>
          <w:lang w:val="en-US"/>
        </w:rPr>
        <w:t xml:space="preserve">of </w:t>
      </w:r>
      <w:r w:rsidRPr="00014F3B">
        <w:rPr>
          <w:i/>
          <w:iCs/>
          <w:color w:val="3A7C22" w:themeColor="accent6" w:themeShade="BF"/>
          <w:sz w:val="22"/>
          <w:szCs w:val="22"/>
          <w:lang w:val="en-US"/>
        </w:rPr>
        <w:t>how t</w:t>
      </w:r>
      <w:r>
        <w:rPr>
          <w:i/>
          <w:iCs/>
          <w:color w:val="3A7C22" w:themeColor="accent6" w:themeShade="BF"/>
          <w:sz w:val="22"/>
          <w:szCs w:val="22"/>
          <w:lang w:val="en-US"/>
        </w:rPr>
        <w:t xml:space="preserve">o include project information </w:t>
      </w:r>
      <w:hyperlink r:id="rId13" w:history="1">
        <w:r w:rsidRPr="00FE2B93">
          <w:rPr>
            <w:rStyle w:val="Hyperlink"/>
            <w:i/>
            <w:iCs/>
            <w:sz w:val="22"/>
            <w:szCs w:val="22"/>
            <w:lang w:val="en-US"/>
          </w:rPr>
          <w:t>here</w:t>
        </w:r>
      </w:hyperlink>
      <w:r>
        <w:rPr>
          <w:i/>
          <w:iCs/>
          <w:color w:val="3A7C22" w:themeColor="accent6" w:themeShade="BF"/>
          <w:sz w:val="22"/>
          <w:szCs w:val="22"/>
          <w:lang w:val="en-US"/>
        </w:rPr>
        <w:t xml:space="preserve">. </w:t>
      </w:r>
    </w:p>
    <w:p w14:paraId="44E36438" w14:textId="77777777" w:rsidR="00491955" w:rsidRDefault="00491955">
      <w:pPr>
        <w:pStyle w:val="Heading1"/>
      </w:pPr>
      <w:r w:rsidRPr="009D7153">
        <w:t>Part I: Alliance Reporting</w:t>
      </w:r>
    </w:p>
    <w:p w14:paraId="366A1D53" w14:textId="63C2966E" w:rsidR="00054B0B" w:rsidRPr="00054B0B" w:rsidRDefault="00054B0B" w:rsidP="00054B0B">
      <w:pPr>
        <w:pStyle w:val="Heading2"/>
        <w:rPr>
          <w:lang w:val="en-US"/>
        </w:rPr>
      </w:pPr>
      <w:r w:rsidRPr="00054B0B">
        <w:t>Title (15 words max.)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91955" w:rsidRPr="00FB3FF0" w14:paraId="33700E93" w14:textId="77777777" w:rsidTr="00491955">
        <w:sdt>
          <w:sdtPr>
            <w:rPr>
              <w:rFonts w:hint="eastAsia"/>
              <w:color w:val="0070C0"/>
              <w:sz w:val="22"/>
              <w:szCs w:val="22"/>
              <w:lang w:val="en-US"/>
            </w:rPr>
            <w:id w:val="-1191449392"/>
            <w:lock w:val="sdtLocked"/>
            <w:placeholder>
              <w:docPart w:val="2C5F4CF5AED548A9B3A1314FF851CB3D"/>
            </w:placeholder>
            <w:showingPlcHdr/>
          </w:sdtPr>
          <w:sdtEndPr/>
          <w:sdtContent>
            <w:tc>
              <w:tcPr>
                <w:tcW w:w="9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A3D0EDE" w14:textId="67E1B6D7" w:rsidR="00491955" w:rsidRPr="00930798" w:rsidRDefault="00930798" w:rsidP="00054B0B">
                <w:pPr>
                  <w:rPr>
                    <w:sz w:val="22"/>
                    <w:szCs w:val="22"/>
                  </w:rPr>
                </w:pPr>
                <w:r w:rsidRPr="00231CAB">
                  <w:rPr>
                    <w:i/>
                    <w:color w:val="747474" w:themeColor="background2" w:themeShade="80"/>
                    <w:sz w:val="22"/>
                    <w:szCs w:val="22"/>
                    <w:lang w:val="en-US"/>
                  </w:rPr>
                  <w:t>Please</w:t>
                </w:r>
                <w:r w:rsidRPr="002C0896">
                  <w:rPr>
                    <w:i/>
                    <w:iCs/>
                    <w:sz w:val="22"/>
                    <w:szCs w:val="22"/>
                    <w:lang w:val="en-US"/>
                  </w:rPr>
                  <w:t xml:space="preserve"> </w:t>
                </w:r>
                <w:r w:rsidRPr="002C0896">
                  <w:rPr>
                    <w:rStyle w:val="PlaceholderText"/>
                    <w:i/>
                    <w:iCs/>
                    <w:color w:val="747474" w:themeColor="background2" w:themeShade="80"/>
                    <w:sz w:val="22"/>
                    <w:szCs w:val="22"/>
                  </w:rPr>
                  <w:t xml:space="preserve">provide a short title, preferably </w:t>
                </w:r>
                <w:r w:rsidRPr="002C0896">
                  <w:rPr>
                    <w:rStyle w:val="PlaceholderText"/>
                    <w:i/>
                    <w:iCs/>
                    <w:color w:val="747474" w:themeColor="background2" w:themeShade="80"/>
                    <w:sz w:val="22"/>
                    <w:szCs w:val="22"/>
                    <w:u w:val="single"/>
                  </w:rPr>
                  <w:t>not exceeding 15 words</w:t>
                </w:r>
                <w:r w:rsidRPr="002C0896">
                  <w:rPr>
                    <w:rStyle w:val="PlaceholderText"/>
                    <w:i/>
                    <w:iCs/>
                    <w:color w:val="747474" w:themeColor="background2" w:themeShade="80"/>
                    <w:sz w:val="22"/>
                    <w:szCs w:val="22"/>
                  </w:rPr>
                  <w:t>. The title should communicate clearly what is the outcome or impact that is being reported</w:t>
                </w:r>
              </w:p>
            </w:tc>
          </w:sdtContent>
        </w:sdt>
      </w:tr>
    </w:tbl>
    <w:p w14:paraId="3031DA55" w14:textId="396B5CB4" w:rsidR="00150156" w:rsidRDefault="00150156" w:rsidP="00150156">
      <w:pPr>
        <w:spacing w:before="120" w:after="120" w:line="240" w:lineRule="auto"/>
        <w:jc w:val="both"/>
        <w:rPr>
          <w:i/>
          <w:iCs/>
          <w:color w:val="0070C0"/>
          <w:sz w:val="22"/>
          <w:szCs w:val="22"/>
          <w:lang w:val="en-US"/>
        </w:rPr>
      </w:pPr>
      <w:bookmarkStart w:id="2" w:name="_Hlk171523030"/>
      <w:r w:rsidRPr="288A066C">
        <w:rPr>
          <w:i/>
          <w:iCs/>
          <w:color w:val="3A7C22" w:themeColor="accent6" w:themeShade="BF"/>
          <w:sz w:val="22"/>
          <w:szCs w:val="22"/>
          <w:lang w:val="en-US"/>
        </w:rPr>
        <w:t xml:space="preserve">You can find good examples of short titles from previous OICRs </w:t>
      </w:r>
      <w:hyperlink r:id="rId14">
        <w:r w:rsidRPr="288A066C">
          <w:rPr>
            <w:rStyle w:val="Hyperlink"/>
            <w:b/>
            <w:bCs/>
            <w:i/>
            <w:iCs/>
            <w:sz w:val="22"/>
            <w:szCs w:val="22"/>
          </w:rPr>
          <w:t>here</w:t>
        </w:r>
      </w:hyperlink>
      <w:r w:rsidRPr="288A066C">
        <w:rPr>
          <w:i/>
          <w:iCs/>
          <w:color w:val="0070C0"/>
          <w:sz w:val="22"/>
          <w:szCs w:val="22"/>
          <w:lang w:val="en-US"/>
        </w:rPr>
        <w:t>.</w:t>
      </w:r>
      <w:bookmarkEnd w:id="2"/>
    </w:p>
    <w:p w14:paraId="5E9B50AA" w14:textId="77777777" w:rsidR="009B38B8" w:rsidRDefault="009B38B8" w:rsidP="00150156">
      <w:pPr>
        <w:spacing w:before="120" w:after="120" w:line="240" w:lineRule="auto"/>
        <w:jc w:val="both"/>
        <w:rPr>
          <w:b/>
          <w:bCs/>
          <w:i/>
          <w:iCs/>
          <w:color w:val="0070C0"/>
          <w:sz w:val="22"/>
          <w:szCs w:val="22"/>
          <w:highlight w:val="yellow"/>
        </w:rPr>
      </w:pPr>
    </w:p>
    <w:p w14:paraId="300767C4" w14:textId="579A0556" w:rsidR="009B38B8" w:rsidRPr="009B38B8" w:rsidRDefault="009B38B8" w:rsidP="009B38B8">
      <w:pPr>
        <w:pStyle w:val="Heading2"/>
      </w:pPr>
      <w:r w:rsidRPr="009B38B8">
        <w:t>Short outcome/impact statement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91955" w:rsidRPr="00666141" w14:paraId="1A906385" w14:textId="77777777" w:rsidTr="004C7CC1">
        <w:tc>
          <w:tcPr>
            <w:tcW w:w="9350" w:type="dxa"/>
            <w:tcBorders>
              <w:bottom w:val="single" w:sz="4" w:space="0" w:color="FFC000"/>
            </w:tcBorders>
          </w:tcPr>
          <w:p w14:paraId="5FEC4B4B" w14:textId="77777777" w:rsidR="009B38B8" w:rsidRDefault="009B38B8" w:rsidP="004D47BD">
            <w:pPr>
              <w:rPr>
                <w:i/>
                <w:iCs/>
                <w:color w:val="3A7C22" w:themeColor="accent6" w:themeShade="BF"/>
                <w:sz w:val="22"/>
                <w:szCs w:val="22"/>
                <w:lang w:val="en-US"/>
              </w:rPr>
            </w:pPr>
          </w:p>
          <w:p w14:paraId="32C3BF58" w14:textId="4D2001A7" w:rsidR="004D47BD" w:rsidRPr="004D47BD" w:rsidRDefault="004D47BD" w:rsidP="004D47BD">
            <w:pPr>
              <w:rPr>
                <w:lang w:val="en-US"/>
              </w:rPr>
            </w:pPr>
            <w:r w:rsidRPr="008B2485">
              <w:rPr>
                <w:i/>
                <w:iCs/>
                <w:color w:val="3A7C22" w:themeColor="accent6" w:themeShade="BF"/>
                <w:sz w:val="22"/>
                <w:szCs w:val="22"/>
                <w:lang w:val="en-US"/>
              </w:rPr>
              <w:t>Use the questions below to draft a concise outcome/ impact statement</w:t>
            </w:r>
          </w:p>
        </w:tc>
      </w:tr>
      <w:tr w:rsidR="00491955" w:rsidRPr="00FB3FF0" w14:paraId="20E483F6" w14:textId="77777777" w:rsidTr="004C7CC1">
        <w:sdt>
          <w:sdtPr>
            <w:rPr>
              <w:color w:val="0070C0"/>
              <w:sz w:val="22"/>
              <w:szCs w:val="22"/>
            </w:rPr>
            <w:id w:val="-1651129959"/>
            <w:lock w:val="sdtLocked"/>
            <w:placeholder>
              <w:docPart w:val="89244B4EE03147DF89D316838574CB4C"/>
            </w:placeholder>
          </w:sdtPr>
          <w:sdtEndPr/>
          <w:sdtContent>
            <w:tc>
              <w:tcPr>
                <w:tcW w:w="9350" w:type="dxa"/>
                <w:tcBorders>
                  <w:top w:val="single" w:sz="4" w:space="0" w:color="FFC000"/>
                  <w:left w:val="single" w:sz="4" w:space="0" w:color="FFC000"/>
                  <w:bottom w:val="single" w:sz="4" w:space="0" w:color="FFC000"/>
                  <w:right w:val="single" w:sz="4" w:space="0" w:color="FFC000"/>
                </w:tcBorders>
                <w:shd w:val="clear" w:color="auto" w:fill="F2F2F2" w:themeFill="background1" w:themeFillShade="F2"/>
              </w:tcPr>
              <w:p w14:paraId="008908F8" w14:textId="1B3EB75D" w:rsidR="00DC166F" w:rsidRDefault="00DC166F" w:rsidP="00DC166F">
                <w:pPr>
                  <w:spacing w:after="120"/>
                  <w:rPr>
                    <w:color w:val="0070C0"/>
                    <w:sz w:val="22"/>
                    <w:szCs w:val="22"/>
                  </w:rPr>
                </w:pPr>
              </w:p>
              <w:p w14:paraId="0CE66D3F" w14:textId="15CD502A" w:rsidR="00DC166F" w:rsidRPr="00D50340" w:rsidRDefault="00DC166F" w:rsidP="00DC166F">
                <w:pPr>
                  <w:spacing w:after="120"/>
                  <w:rPr>
                    <w:rStyle w:val="PlaceholderText"/>
                    <w:rFonts w:eastAsiaTheme="majorEastAsia" w:cstheme="majorBidi"/>
                    <w:i/>
                    <w:sz w:val="22"/>
                    <w:szCs w:val="22"/>
                  </w:rPr>
                </w:pPr>
                <w:r w:rsidRPr="00D50340">
                  <w:rPr>
                    <w:rStyle w:val="PlaceholderText"/>
                    <w:rFonts w:eastAsiaTheme="majorEastAsia" w:cstheme="majorBidi"/>
                    <w:b/>
                    <w:sz w:val="22"/>
                    <w:szCs w:val="22"/>
                  </w:rPr>
                  <w:t xml:space="preserve">What was the problem? </w:t>
                </w:r>
                <w:r w:rsidRPr="00D50340">
                  <w:rPr>
                    <w:rStyle w:val="PlaceholderText"/>
                    <w:rFonts w:eastAsiaTheme="majorEastAsia" w:cstheme="majorBidi"/>
                    <w:sz w:val="22"/>
                    <w:szCs w:val="22"/>
                  </w:rPr>
                  <w:t>(</w:t>
                </w:r>
                <w:r w:rsidRPr="00D50340">
                  <w:rPr>
                    <w:rStyle w:val="PlaceholderText"/>
                    <w:rFonts w:eastAsiaTheme="majorEastAsia" w:cstheme="majorBidi"/>
                    <w:i/>
                    <w:sz w:val="22"/>
                    <w:szCs w:val="22"/>
                  </w:rPr>
                  <w:t>25 words max</w:t>
                </w:r>
                <w:r w:rsidRPr="00D50340">
                  <w:rPr>
                    <w:rStyle w:val="PlaceholderText"/>
                    <w:rFonts w:eastAsiaTheme="majorEastAsia" w:cstheme="majorBidi"/>
                    <w:sz w:val="22"/>
                    <w:szCs w:val="22"/>
                  </w:rPr>
                  <w:t>)</w:t>
                </w:r>
              </w:p>
              <w:p w14:paraId="7EF9B69E" w14:textId="77777777" w:rsidR="00DC166F" w:rsidRPr="00D50340" w:rsidRDefault="00DC166F" w:rsidP="00DC166F">
                <w:pPr>
                  <w:spacing w:after="120"/>
                  <w:rPr>
                    <w:rStyle w:val="PlaceholderText"/>
                    <w:rFonts w:eastAsiaTheme="majorEastAsia" w:cstheme="majorBidi"/>
                    <w:i/>
                    <w:sz w:val="22"/>
                    <w:szCs w:val="22"/>
                  </w:rPr>
                </w:pPr>
                <w:r w:rsidRPr="00A754D7">
                  <w:rPr>
                    <w:rStyle w:val="PlaceholderText"/>
                    <w:rFonts w:eastAsiaTheme="majorEastAsia" w:cstheme="majorBidi"/>
                    <w:sz w:val="22"/>
                    <w:szCs w:val="22"/>
                  </w:rPr>
                  <w:t>(</w:t>
                </w:r>
                <w:r w:rsidRPr="00A754D7">
                  <w:rPr>
                    <w:rStyle w:val="PlaceholderText"/>
                    <w:rFonts w:eastAsiaTheme="majorEastAsia" w:cstheme="majorBidi"/>
                    <w:i/>
                    <w:iCs/>
                    <w:sz w:val="22"/>
                    <w:szCs w:val="22"/>
                  </w:rPr>
                  <w:t>Briefly describe the challenge, need, or opportunity addressed. Focus on the most important issue)</w:t>
                </w:r>
                <w:r w:rsidRPr="00D50340">
                  <w:rPr>
                    <w:rStyle w:val="PlaceholderText"/>
                    <w:rFonts w:eastAsiaTheme="majorEastAsia" w:cstheme="majorBidi"/>
                    <w:i/>
                    <w:sz w:val="22"/>
                    <w:szCs w:val="22"/>
                  </w:rPr>
                  <w:br/>
                </w:r>
              </w:p>
              <w:p w14:paraId="4CDFB619" w14:textId="5F9371A7" w:rsidR="00DC166F" w:rsidRPr="00D50340" w:rsidRDefault="00DC166F" w:rsidP="00DC166F">
                <w:pPr>
                  <w:spacing w:after="120"/>
                  <w:rPr>
                    <w:rStyle w:val="PlaceholderText"/>
                    <w:rFonts w:eastAsiaTheme="majorEastAsia" w:cstheme="majorBidi"/>
                    <w:i/>
                    <w:sz w:val="22"/>
                    <w:szCs w:val="22"/>
                  </w:rPr>
                </w:pPr>
                <w:r w:rsidRPr="00D50340">
                  <w:rPr>
                    <w:rStyle w:val="PlaceholderText"/>
                    <w:rFonts w:eastAsiaTheme="majorEastAsia" w:cstheme="majorBidi"/>
                    <w:b/>
                    <w:sz w:val="22"/>
                    <w:szCs w:val="22"/>
                  </w:rPr>
                  <w:t>What was the Alliance</w:t>
                </w:r>
                <w:r w:rsidR="00625C81" w:rsidRPr="00D50340">
                  <w:rPr>
                    <w:rStyle w:val="PlaceholderText"/>
                    <w:rFonts w:eastAsiaTheme="majorEastAsia" w:cstheme="majorBidi"/>
                    <w:b/>
                    <w:sz w:val="22"/>
                    <w:szCs w:val="22"/>
                  </w:rPr>
                  <w:t>’s</w:t>
                </w:r>
                <w:r w:rsidRPr="00D50340">
                  <w:rPr>
                    <w:rStyle w:val="PlaceholderText"/>
                    <w:rFonts w:eastAsiaTheme="majorEastAsia" w:cstheme="majorBidi"/>
                    <w:b/>
                    <w:sz w:val="22"/>
                    <w:szCs w:val="22"/>
                  </w:rPr>
                  <w:t xml:space="preserve"> solution?</w:t>
                </w:r>
                <w:r w:rsidRPr="00D50340">
                  <w:rPr>
                    <w:rStyle w:val="PlaceholderText"/>
                    <w:rFonts w:eastAsiaTheme="majorEastAsia" w:cstheme="majorBidi"/>
                    <w:i/>
                    <w:sz w:val="22"/>
                    <w:szCs w:val="22"/>
                  </w:rPr>
                  <w:t xml:space="preserve"> (25 words max)</w:t>
                </w:r>
              </w:p>
              <w:p w14:paraId="3D59A9BC" w14:textId="77777777" w:rsidR="00DC166F" w:rsidRPr="00D50340" w:rsidRDefault="00DC166F" w:rsidP="00DC166F">
                <w:pPr>
                  <w:spacing w:after="120"/>
                  <w:rPr>
                    <w:rStyle w:val="PlaceholderText"/>
                    <w:rFonts w:eastAsiaTheme="majorEastAsia" w:cstheme="majorBidi"/>
                    <w:i/>
                    <w:sz w:val="22"/>
                    <w:szCs w:val="22"/>
                  </w:rPr>
                </w:pPr>
                <w:r w:rsidRPr="00A754D7">
                  <w:rPr>
                    <w:rStyle w:val="PlaceholderText"/>
                    <w:rFonts w:eastAsiaTheme="majorEastAsia" w:cstheme="majorBidi"/>
                    <w:i/>
                    <w:iCs/>
                    <w:sz w:val="22"/>
                    <w:szCs w:val="22"/>
                  </w:rPr>
                  <w:t>(Describe the key research, innovation, partnership, or intervention that helped address the problem)</w:t>
                </w:r>
                <w:r w:rsidRPr="00D50340">
                  <w:rPr>
                    <w:rStyle w:val="PlaceholderText"/>
                    <w:rFonts w:eastAsiaTheme="majorEastAsia" w:cstheme="majorBidi"/>
                    <w:i/>
                    <w:sz w:val="22"/>
                    <w:szCs w:val="22"/>
                  </w:rPr>
                  <w:br/>
                </w:r>
              </w:p>
              <w:p w14:paraId="33D1642B" w14:textId="77777777" w:rsidR="00DC166F" w:rsidRPr="00A754D7" w:rsidRDefault="00DC166F" w:rsidP="00DC166F">
                <w:pPr>
                  <w:spacing w:after="120"/>
                  <w:rPr>
                    <w:rStyle w:val="PlaceholderText"/>
                    <w:rFonts w:eastAsiaTheme="majorEastAsia" w:cstheme="majorBidi"/>
                    <w:sz w:val="22"/>
                    <w:szCs w:val="22"/>
                  </w:rPr>
                </w:pPr>
                <w:r w:rsidRPr="00D50340">
                  <w:rPr>
                    <w:rStyle w:val="PlaceholderText"/>
                    <w:rFonts w:eastAsiaTheme="majorEastAsia" w:cstheme="majorBidi"/>
                    <w:b/>
                    <w:i/>
                    <w:sz w:val="22"/>
                    <w:szCs w:val="22"/>
                  </w:rPr>
                  <w:t>Who benefited from the reported change?</w:t>
                </w:r>
                <w:r w:rsidRPr="00D50340">
                  <w:rPr>
                    <w:rStyle w:val="PlaceholderText"/>
                    <w:rFonts w:eastAsiaTheme="majorEastAsia" w:cstheme="majorBidi"/>
                    <w:i/>
                    <w:sz w:val="22"/>
                    <w:szCs w:val="22"/>
                  </w:rPr>
                  <w:t xml:space="preserve"> (25 words max)</w:t>
                </w:r>
                <w:r w:rsidRPr="00D50340">
                  <w:rPr>
                    <w:rStyle w:val="PlaceholderText"/>
                    <w:rFonts w:eastAsiaTheme="majorEastAsia" w:cstheme="majorBidi"/>
                    <w:i/>
                    <w:sz w:val="22"/>
                    <w:szCs w:val="22"/>
                  </w:rPr>
                  <w:br/>
                </w:r>
                <w:r w:rsidRPr="00A754D7">
                  <w:rPr>
                    <w:rStyle w:val="PlaceholderText"/>
                    <w:rFonts w:eastAsiaTheme="majorEastAsia" w:cstheme="majorBidi"/>
                    <w:sz w:val="22"/>
                    <w:szCs w:val="22"/>
                  </w:rPr>
                  <w:t>(</w:t>
                </w:r>
                <w:r w:rsidRPr="00A754D7">
                  <w:rPr>
                    <w:rStyle w:val="PlaceholderText"/>
                    <w:rFonts w:eastAsiaTheme="majorEastAsia" w:cstheme="majorBidi"/>
                    <w:i/>
                    <w:iCs/>
                    <w:sz w:val="22"/>
                    <w:szCs w:val="22"/>
                  </w:rPr>
                  <w:t>Identify the main beneficiaries affected by the reported change</w:t>
                </w:r>
                <w:r w:rsidRPr="00A754D7">
                  <w:rPr>
                    <w:rStyle w:val="PlaceholderText"/>
                    <w:rFonts w:eastAsiaTheme="majorEastAsia" w:cstheme="majorBidi"/>
                    <w:sz w:val="22"/>
                    <w:szCs w:val="22"/>
                  </w:rPr>
                  <w:t>)</w:t>
                </w:r>
              </w:p>
              <w:p w14:paraId="02FC9B6B" w14:textId="77777777" w:rsidR="00DC166F" w:rsidRPr="00D50340" w:rsidRDefault="00DC166F" w:rsidP="00DC166F">
                <w:pPr>
                  <w:spacing w:after="120"/>
                  <w:rPr>
                    <w:rStyle w:val="PlaceholderText"/>
                    <w:rFonts w:eastAsiaTheme="majorEastAsia" w:cstheme="majorBidi"/>
                    <w:i/>
                    <w:sz w:val="22"/>
                    <w:szCs w:val="22"/>
                  </w:rPr>
                </w:pPr>
              </w:p>
              <w:p w14:paraId="3046A2E9" w14:textId="52FCCAD5" w:rsidR="00491955" w:rsidRPr="007D7312" w:rsidRDefault="00DC166F" w:rsidP="00B6344F">
                <w:pPr>
                  <w:spacing w:before="120" w:after="120"/>
                </w:pPr>
                <w:r w:rsidRPr="00D50340">
                  <w:rPr>
                    <w:rStyle w:val="PlaceholderText"/>
                    <w:rFonts w:eastAsiaTheme="majorEastAsia" w:cstheme="majorBidi"/>
                    <w:b/>
                    <w:sz w:val="22"/>
                    <w:szCs w:val="22"/>
                  </w:rPr>
                  <w:t>What outcome or impact was achieved?</w:t>
                </w:r>
                <w:r w:rsidRPr="00D50340">
                  <w:rPr>
                    <w:rStyle w:val="PlaceholderText"/>
                    <w:rFonts w:eastAsiaTheme="majorEastAsia" w:cstheme="majorBidi"/>
                    <w:i/>
                    <w:sz w:val="22"/>
                    <w:szCs w:val="22"/>
                  </w:rPr>
                  <w:t xml:space="preserve"> </w:t>
                </w:r>
                <w:r w:rsidRPr="00D50340">
                  <w:rPr>
                    <w:rStyle w:val="PlaceholderText"/>
                    <w:rFonts w:eastAsiaTheme="majorEastAsia" w:cstheme="majorBidi"/>
                    <w:i/>
                    <w:sz w:val="22"/>
                    <w:szCs w:val="22"/>
                  </w:rPr>
                  <w:br/>
                </w:r>
                <w:r w:rsidRPr="00A754D7">
                  <w:rPr>
                    <w:rStyle w:val="PlaceholderText"/>
                    <w:rFonts w:eastAsiaTheme="majorEastAsia" w:cstheme="majorBidi"/>
                    <w:sz w:val="22"/>
                    <w:szCs w:val="22"/>
                  </w:rPr>
                  <w:t>(</w:t>
                </w:r>
                <w:r w:rsidRPr="00A754D7">
                  <w:rPr>
                    <w:rStyle w:val="PlaceholderText"/>
                    <w:rFonts w:eastAsiaTheme="majorEastAsia" w:cstheme="majorBidi"/>
                    <w:i/>
                    <w:iCs/>
                    <w:sz w:val="22"/>
                    <w:szCs w:val="22"/>
                  </w:rPr>
                  <w:t xml:space="preserve">Copy and paste here the narrative from </w:t>
                </w:r>
                <w:r w:rsidR="00B73427" w:rsidRPr="6D8F3259">
                  <w:rPr>
                    <w:rStyle w:val="PlaceholderText"/>
                    <w:rFonts w:eastAsiaTheme="majorEastAsia" w:cstheme="majorBidi"/>
                    <w:i/>
                    <w:iCs/>
                    <w:sz w:val="22"/>
                    <w:szCs w:val="22"/>
                  </w:rPr>
                  <w:t xml:space="preserve">Section </w:t>
                </w:r>
                <w:r w:rsidR="00B73427">
                  <w:rPr>
                    <w:rStyle w:val="PlaceholderText"/>
                    <w:rFonts w:eastAsiaTheme="majorEastAsia" w:cstheme="majorBidi"/>
                    <w:i/>
                    <w:iCs/>
                    <w:sz w:val="22"/>
                    <w:szCs w:val="22"/>
                  </w:rPr>
                  <w:t xml:space="preserve">10, </w:t>
                </w:r>
                <w:r w:rsidRPr="00A754D7">
                  <w:rPr>
                    <w:rStyle w:val="PlaceholderText"/>
                    <w:rFonts w:eastAsiaTheme="majorEastAsia" w:cstheme="majorBidi"/>
                    <w:i/>
                    <w:iCs/>
                    <w:sz w:val="22"/>
                    <w:szCs w:val="22"/>
                  </w:rPr>
                  <w:t>Quantification Section [Actual Coun</w:t>
                </w:r>
                <w:r w:rsidR="00BA4057">
                  <w:rPr>
                    <w:rStyle w:val="PlaceholderText"/>
                    <w:rFonts w:eastAsiaTheme="majorEastAsia" w:cstheme="majorBidi"/>
                    <w:i/>
                    <w:iCs/>
                    <w:sz w:val="22"/>
                    <w:szCs w:val="22"/>
                  </w:rPr>
                  <w:t>t</w:t>
                </w:r>
                <w:r w:rsidRPr="00A754D7">
                  <w:rPr>
                    <w:rStyle w:val="PlaceholderText"/>
                    <w:rFonts w:eastAsiaTheme="majorEastAsia" w:cstheme="majorBidi"/>
                    <w:i/>
                    <w:iCs/>
                    <w:sz w:val="22"/>
                    <w:szCs w:val="22"/>
                  </w:rPr>
                  <w:t>] for each unit of measure reported</w:t>
                </w:r>
              </w:p>
            </w:tc>
          </w:sdtContent>
        </w:sdt>
      </w:tr>
    </w:tbl>
    <w:p w14:paraId="4AC85B78" w14:textId="02136E26" w:rsidR="007D7312" w:rsidRDefault="007D7312" w:rsidP="007D7312">
      <w:pPr>
        <w:spacing w:before="120" w:after="120" w:line="240" w:lineRule="auto"/>
        <w:jc w:val="both"/>
        <w:rPr>
          <w:i/>
          <w:iCs/>
          <w:color w:val="3A7C22" w:themeColor="accent6" w:themeShade="BF"/>
          <w:sz w:val="22"/>
          <w:szCs w:val="22"/>
        </w:rPr>
      </w:pPr>
      <w:r w:rsidRPr="007E33B7">
        <w:rPr>
          <w:b/>
          <w:bCs/>
          <w:i/>
          <w:iCs/>
          <w:color w:val="3A7C22" w:themeColor="accent6" w:themeShade="BF"/>
          <w:sz w:val="22"/>
          <w:szCs w:val="22"/>
        </w:rPr>
        <w:t xml:space="preserve">The short outcome summary will appear on the first page of the OICR published on </w:t>
      </w:r>
      <w:proofErr w:type="spellStart"/>
      <w:r w:rsidRPr="007E33B7">
        <w:rPr>
          <w:b/>
          <w:bCs/>
          <w:i/>
          <w:iCs/>
          <w:color w:val="3A7C22" w:themeColor="accent6" w:themeShade="BF"/>
          <w:sz w:val="22"/>
          <w:szCs w:val="22"/>
        </w:rPr>
        <w:t>CGSpace</w:t>
      </w:r>
      <w:proofErr w:type="spellEnd"/>
      <w:r w:rsidRPr="009A71F2">
        <w:rPr>
          <w:i/>
          <w:iCs/>
          <w:color w:val="3A7C22" w:themeColor="accent6" w:themeShade="BF"/>
          <w:sz w:val="22"/>
          <w:szCs w:val="22"/>
        </w:rPr>
        <w:t xml:space="preserve"> and may be reused in communications products, presentations, fundraising materials, and other external-facing content. Focus on the elements that make the outcome memorable: the problem addressed, the Alliance</w:t>
      </w:r>
      <w:r w:rsidR="00BC0973">
        <w:rPr>
          <w:i/>
          <w:iCs/>
          <w:color w:val="3A7C22" w:themeColor="accent6" w:themeShade="BF"/>
          <w:sz w:val="22"/>
          <w:szCs w:val="22"/>
        </w:rPr>
        <w:t>’s</w:t>
      </w:r>
      <w:r w:rsidRPr="009A71F2">
        <w:rPr>
          <w:i/>
          <w:iCs/>
          <w:color w:val="3A7C22" w:themeColor="accent6" w:themeShade="BF"/>
          <w:sz w:val="22"/>
          <w:szCs w:val="22"/>
        </w:rPr>
        <w:t xml:space="preserve"> contribution, who benefited, and the change achieved. Write for a broad audience, avoid technical jargon, and </w:t>
      </w:r>
      <w:r w:rsidR="0045266B">
        <w:rPr>
          <w:i/>
          <w:iCs/>
          <w:color w:val="3A7C22" w:themeColor="accent6" w:themeShade="BF"/>
          <w:sz w:val="22"/>
          <w:szCs w:val="22"/>
        </w:rPr>
        <w:t>tell</w:t>
      </w:r>
      <w:r w:rsidR="0045266B" w:rsidRPr="009A71F2">
        <w:rPr>
          <w:i/>
          <w:iCs/>
          <w:color w:val="3A7C22" w:themeColor="accent6" w:themeShade="BF"/>
          <w:sz w:val="22"/>
          <w:szCs w:val="22"/>
        </w:rPr>
        <w:t xml:space="preserve"> </w:t>
      </w:r>
      <w:r w:rsidRPr="009A71F2">
        <w:rPr>
          <w:i/>
          <w:iCs/>
          <w:color w:val="3A7C22" w:themeColor="accent6" w:themeShade="BF"/>
          <w:sz w:val="22"/>
          <w:szCs w:val="22"/>
        </w:rPr>
        <w:t>the story concise</w:t>
      </w:r>
      <w:r w:rsidR="003B0911">
        <w:rPr>
          <w:i/>
          <w:iCs/>
          <w:color w:val="3A7C22" w:themeColor="accent6" w:themeShade="BF"/>
          <w:sz w:val="22"/>
          <w:szCs w:val="22"/>
        </w:rPr>
        <w:t>ly</w:t>
      </w:r>
      <w:r w:rsidRPr="009A71F2">
        <w:rPr>
          <w:i/>
          <w:iCs/>
          <w:color w:val="3A7C22" w:themeColor="accent6" w:themeShade="BF"/>
          <w:sz w:val="22"/>
          <w:szCs w:val="22"/>
        </w:rPr>
        <w:t>, compelling</w:t>
      </w:r>
      <w:r w:rsidR="003B0911">
        <w:rPr>
          <w:i/>
          <w:iCs/>
          <w:color w:val="3A7C22" w:themeColor="accent6" w:themeShade="BF"/>
          <w:sz w:val="22"/>
          <w:szCs w:val="22"/>
        </w:rPr>
        <w:t>ly</w:t>
      </w:r>
      <w:r w:rsidRPr="009A71F2">
        <w:rPr>
          <w:i/>
          <w:iCs/>
          <w:color w:val="3A7C22" w:themeColor="accent6" w:themeShade="BF"/>
          <w:sz w:val="22"/>
          <w:szCs w:val="22"/>
        </w:rPr>
        <w:t xml:space="preserve">, and </w:t>
      </w:r>
      <w:r w:rsidR="00650132">
        <w:rPr>
          <w:i/>
          <w:iCs/>
          <w:color w:val="3A7C22" w:themeColor="accent6" w:themeShade="BF"/>
          <w:sz w:val="22"/>
          <w:szCs w:val="22"/>
        </w:rPr>
        <w:t xml:space="preserve">in an </w:t>
      </w:r>
      <w:r w:rsidRPr="009A71F2">
        <w:rPr>
          <w:i/>
          <w:iCs/>
          <w:color w:val="3A7C22" w:themeColor="accent6" w:themeShade="BF"/>
          <w:sz w:val="22"/>
          <w:szCs w:val="22"/>
        </w:rPr>
        <w:t>evidence-based manner</w:t>
      </w:r>
      <w:r>
        <w:rPr>
          <w:i/>
          <w:iCs/>
          <w:color w:val="3A7C22" w:themeColor="accent6" w:themeShade="BF"/>
          <w:sz w:val="22"/>
          <w:szCs w:val="22"/>
        </w:rPr>
        <w:t xml:space="preserve">. Below </w:t>
      </w:r>
      <w:r w:rsidR="00650132">
        <w:rPr>
          <w:i/>
          <w:iCs/>
          <w:color w:val="3A7C22" w:themeColor="accent6" w:themeShade="BF"/>
          <w:sz w:val="22"/>
          <w:szCs w:val="22"/>
        </w:rPr>
        <w:t>are</w:t>
      </w:r>
      <w:r>
        <w:rPr>
          <w:i/>
          <w:iCs/>
          <w:color w:val="3A7C22" w:themeColor="accent6" w:themeShade="BF"/>
          <w:sz w:val="22"/>
          <w:szCs w:val="22"/>
        </w:rPr>
        <w:t xml:space="preserve"> the guiding questions.</w:t>
      </w:r>
    </w:p>
    <w:p w14:paraId="0369F9A4" w14:textId="77777777" w:rsidR="007D7312" w:rsidRPr="002508C2" w:rsidRDefault="007D7312" w:rsidP="007D7312">
      <w:pPr>
        <w:spacing w:before="120" w:after="120" w:line="240" w:lineRule="auto"/>
        <w:jc w:val="both"/>
        <w:rPr>
          <w:i/>
          <w:iCs/>
          <w:color w:val="3A7C22" w:themeColor="accent6" w:themeShade="BF"/>
          <w:sz w:val="22"/>
          <w:szCs w:val="22"/>
        </w:rPr>
      </w:pPr>
      <w:r w:rsidRPr="002508C2">
        <w:rPr>
          <w:b/>
          <w:bCs/>
          <w:i/>
          <w:iCs/>
          <w:color w:val="3A7C22" w:themeColor="accent6" w:themeShade="BF"/>
          <w:sz w:val="22"/>
          <w:szCs w:val="22"/>
        </w:rPr>
        <w:t>What was the problem?</w:t>
      </w:r>
      <w:r w:rsidRPr="002508C2">
        <w:rPr>
          <w:i/>
          <w:iCs/>
          <w:color w:val="3A7C22" w:themeColor="accent6" w:themeShade="BF"/>
          <w:sz w:val="22"/>
          <w:szCs w:val="22"/>
        </w:rPr>
        <w:t xml:space="preserve"> (25 words max)</w:t>
      </w:r>
    </w:p>
    <w:p w14:paraId="139AC366" w14:textId="77777777" w:rsidR="007D7312" w:rsidRPr="002508C2" w:rsidRDefault="007D7312" w:rsidP="007D7312">
      <w:pPr>
        <w:spacing w:before="120" w:after="120" w:line="240" w:lineRule="auto"/>
        <w:jc w:val="both"/>
        <w:rPr>
          <w:i/>
          <w:iCs/>
          <w:color w:val="3A7C22" w:themeColor="accent6" w:themeShade="BF"/>
          <w:sz w:val="22"/>
          <w:szCs w:val="22"/>
        </w:rPr>
      </w:pPr>
      <w:r w:rsidRPr="002508C2">
        <w:rPr>
          <w:i/>
          <w:iCs/>
          <w:color w:val="3A7C22" w:themeColor="accent6" w:themeShade="BF"/>
          <w:sz w:val="22"/>
          <w:szCs w:val="22"/>
        </w:rPr>
        <w:t>(Briefly describe the challenge, need, or opportunity addressed. Focus on the most important issue)</w:t>
      </w:r>
    </w:p>
    <w:p w14:paraId="3346EA16" w14:textId="77777777" w:rsidR="007D7312" w:rsidRPr="002508C2" w:rsidRDefault="007D7312" w:rsidP="007D7312">
      <w:pPr>
        <w:spacing w:before="120" w:after="120" w:line="240" w:lineRule="auto"/>
        <w:jc w:val="both"/>
        <w:rPr>
          <w:i/>
          <w:iCs/>
          <w:color w:val="3A7C22" w:themeColor="accent6" w:themeShade="BF"/>
          <w:sz w:val="22"/>
          <w:szCs w:val="22"/>
        </w:rPr>
      </w:pPr>
      <w:r w:rsidRPr="002508C2">
        <w:rPr>
          <w:b/>
          <w:bCs/>
          <w:i/>
          <w:iCs/>
          <w:color w:val="3A7C22" w:themeColor="accent6" w:themeShade="BF"/>
          <w:sz w:val="22"/>
          <w:szCs w:val="22"/>
        </w:rPr>
        <w:t>What was the Alliance solution?</w:t>
      </w:r>
      <w:r w:rsidRPr="002508C2">
        <w:rPr>
          <w:i/>
          <w:iCs/>
          <w:color w:val="3A7C22" w:themeColor="accent6" w:themeShade="BF"/>
          <w:sz w:val="22"/>
          <w:szCs w:val="22"/>
        </w:rPr>
        <w:t xml:space="preserve"> (25 words max)</w:t>
      </w:r>
    </w:p>
    <w:p w14:paraId="428F1327" w14:textId="77777777" w:rsidR="007D7312" w:rsidRDefault="007D7312" w:rsidP="007D7312">
      <w:pPr>
        <w:spacing w:before="120" w:after="120" w:line="240" w:lineRule="auto"/>
        <w:jc w:val="both"/>
        <w:rPr>
          <w:i/>
          <w:iCs/>
          <w:color w:val="3A7C22" w:themeColor="accent6" w:themeShade="BF"/>
          <w:sz w:val="22"/>
          <w:szCs w:val="22"/>
        </w:rPr>
      </w:pPr>
      <w:r w:rsidRPr="002508C2">
        <w:rPr>
          <w:i/>
          <w:iCs/>
          <w:color w:val="3A7C22" w:themeColor="accent6" w:themeShade="BF"/>
          <w:sz w:val="22"/>
          <w:szCs w:val="22"/>
        </w:rPr>
        <w:t>(Describe the key research, innovation, partnership, or intervention that helped address the problem)</w:t>
      </w:r>
    </w:p>
    <w:p w14:paraId="05DE8BC0" w14:textId="77777777" w:rsidR="007D7312" w:rsidRPr="002508C2" w:rsidRDefault="007D7312" w:rsidP="007D7312">
      <w:pPr>
        <w:spacing w:before="120" w:after="120" w:line="240" w:lineRule="auto"/>
        <w:jc w:val="both"/>
        <w:rPr>
          <w:i/>
          <w:iCs/>
          <w:color w:val="3A7C22" w:themeColor="accent6" w:themeShade="BF"/>
          <w:sz w:val="22"/>
          <w:szCs w:val="22"/>
        </w:rPr>
      </w:pPr>
      <w:r w:rsidRPr="002508C2">
        <w:rPr>
          <w:b/>
          <w:bCs/>
          <w:i/>
          <w:iCs/>
          <w:color w:val="3A7C22" w:themeColor="accent6" w:themeShade="BF"/>
          <w:sz w:val="22"/>
          <w:szCs w:val="22"/>
        </w:rPr>
        <w:t>Who benefited from the reported change?</w:t>
      </w:r>
      <w:r w:rsidRPr="002508C2">
        <w:rPr>
          <w:i/>
          <w:iCs/>
          <w:color w:val="3A7C22" w:themeColor="accent6" w:themeShade="BF"/>
          <w:sz w:val="22"/>
          <w:szCs w:val="22"/>
        </w:rPr>
        <w:t xml:space="preserve"> (25 words max)</w:t>
      </w:r>
    </w:p>
    <w:p w14:paraId="45A3EA4A" w14:textId="77777777" w:rsidR="007D7312" w:rsidRPr="002508C2" w:rsidRDefault="007D7312" w:rsidP="007D7312">
      <w:pPr>
        <w:spacing w:before="120" w:after="120" w:line="240" w:lineRule="auto"/>
        <w:jc w:val="both"/>
        <w:rPr>
          <w:i/>
          <w:iCs/>
          <w:color w:val="3A7C22" w:themeColor="accent6" w:themeShade="BF"/>
          <w:sz w:val="22"/>
          <w:szCs w:val="22"/>
        </w:rPr>
      </w:pPr>
      <w:r w:rsidRPr="002508C2">
        <w:rPr>
          <w:i/>
          <w:iCs/>
          <w:color w:val="3A7C22" w:themeColor="accent6" w:themeShade="BF"/>
          <w:sz w:val="22"/>
          <w:szCs w:val="22"/>
        </w:rPr>
        <w:t>(Identify the main beneficiaries affected by the reported change)</w:t>
      </w:r>
    </w:p>
    <w:p w14:paraId="3C5FF2CC" w14:textId="77777777" w:rsidR="007D7312" w:rsidRPr="002508C2" w:rsidRDefault="007D7312" w:rsidP="007D7312">
      <w:pPr>
        <w:spacing w:before="120" w:after="120" w:line="240" w:lineRule="auto"/>
        <w:jc w:val="both"/>
        <w:rPr>
          <w:b/>
          <w:bCs/>
          <w:i/>
          <w:iCs/>
          <w:color w:val="3A7C22" w:themeColor="accent6" w:themeShade="BF"/>
          <w:sz w:val="22"/>
          <w:szCs w:val="22"/>
        </w:rPr>
      </w:pPr>
      <w:r w:rsidRPr="002508C2">
        <w:rPr>
          <w:b/>
          <w:bCs/>
          <w:i/>
          <w:iCs/>
          <w:color w:val="3A7C22" w:themeColor="accent6" w:themeShade="BF"/>
          <w:sz w:val="22"/>
          <w:szCs w:val="22"/>
        </w:rPr>
        <w:t xml:space="preserve">What outcome or impact was achieved? </w:t>
      </w:r>
    </w:p>
    <w:p w14:paraId="47F254C0" w14:textId="660EF35E" w:rsidR="007D7312" w:rsidRDefault="007D7312" w:rsidP="007D7312">
      <w:pPr>
        <w:spacing w:before="120" w:after="120" w:line="240" w:lineRule="auto"/>
        <w:jc w:val="both"/>
        <w:rPr>
          <w:i/>
          <w:iCs/>
          <w:color w:val="3A7C22" w:themeColor="accent6" w:themeShade="BF"/>
          <w:sz w:val="22"/>
          <w:szCs w:val="22"/>
        </w:rPr>
      </w:pPr>
      <w:r w:rsidRPr="002508C2">
        <w:rPr>
          <w:i/>
          <w:iCs/>
          <w:color w:val="3A7C22" w:themeColor="accent6" w:themeShade="BF"/>
          <w:sz w:val="22"/>
          <w:szCs w:val="22"/>
        </w:rPr>
        <w:t xml:space="preserve">(Copy and paste here the narrative from the Quantification Section </w:t>
      </w:r>
      <w:r w:rsidR="00BA4057">
        <w:rPr>
          <w:i/>
          <w:iCs/>
          <w:color w:val="3A7C22" w:themeColor="accent6" w:themeShade="BF"/>
          <w:sz w:val="22"/>
          <w:szCs w:val="22"/>
        </w:rPr>
        <w:t>[</w:t>
      </w:r>
      <w:r w:rsidRPr="002508C2">
        <w:rPr>
          <w:i/>
          <w:iCs/>
          <w:color w:val="3A7C22" w:themeColor="accent6" w:themeShade="BF"/>
          <w:sz w:val="22"/>
          <w:szCs w:val="22"/>
        </w:rPr>
        <w:t>Actual Count</w:t>
      </w:r>
      <w:r w:rsidR="00BA4057">
        <w:rPr>
          <w:i/>
          <w:iCs/>
          <w:color w:val="3A7C22" w:themeColor="accent6" w:themeShade="BF"/>
          <w:sz w:val="22"/>
          <w:szCs w:val="22"/>
        </w:rPr>
        <w:t>]</w:t>
      </w:r>
      <w:r w:rsidRPr="002508C2">
        <w:rPr>
          <w:i/>
          <w:iCs/>
          <w:color w:val="3A7C22" w:themeColor="accent6" w:themeShade="BF"/>
          <w:sz w:val="22"/>
          <w:szCs w:val="22"/>
        </w:rPr>
        <w:t xml:space="preserve"> for each unit of measure reported)</w:t>
      </w:r>
    </w:p>
    <w:p w14:paraId="410219AF" w14:textId="3E754627" w:rsidR="00517315" w:rsidRDefault="00517315" w:rsidP="00AF5C73">
      <w:pPr>
        <w:spacing w:before="120" w:after="120" w:line="240" w:lineRule="auto"/>
        <w:jc w:val="both"/>
        <w:rPr>
          <w:b/>
          <w:bCs/>
          <w:i/>
          <w:iCs/>
          <w:color w:val="275317" w:themeColor="accent6" w:themeShade="80"/>
          <w:sz w:val="22"/>
          <w:szCs w:val="22"/>
          <w:highlight w:val="yellow"/>
          <w:lang w:val="en-US"/>
        </w:rPr>
      </w:pPr>
      <w:r w:rsidRPr="555F0CA8">
        <w:rPr>
          <w:i/>
          <w:iCs/>
          <w:color w:val="3A7C22" w:themeColor="accent6" w:themeShade="BF"/>
          <w:sz w:val="22"/>
          <w:szCs w:val="22"/>
          <w:lang w:val="en-US"/>
        </w:rPr>
        <w:t xml:space="preserve">You can find a good example of the short outcome/impact statement section </w:t>
      </w:r>
      <w:hyperlink r:id="rId15">
        <w:r w:rsidRPr="555F0CA8">
          <w:rPr>
            <w:rStyle w:val="Hyperlink"/>
            <w:b/>
            <w:bCs/>
            <w:i/>
            <w:iCs/>
            <w:sz w:val="22"/>
            <w:szCs w:val="22"/>
          </w:rPr>
          <w:t>here</w:t>
        </w:r>
      </w:hyperlink>
      <w:r w:rsidRPr="555F0CA8">
        <w:rPr>
          <w:i/>
          <w:iCs/>
          <w:color w:val="0070C0"/>
          <w:sz w:val="22"/>
          <w:szCs w:val="22"/>
          <w:lang w:val="en-US"/>
        </w:rPr>
        <w:t>.</w:t>
      </w:r>
    </w:p>
    <w:p w14:paraId="4B2DC930" w14:textId="77777777" w:rsidR="00AF5C73" w:rsidRPr="00AF5C73" w:rsidRDefault="00AF5C73" w:rsidP="00AF5C73">
      <w:pPr>
        <w:spacing w:before="120" w:after="120" w:line="240" w:lineRule="auto"/>
        <w:jc w:val="both"/>
        <w:rPr>
          <w:b/>
          <w:bCs/>
          <w:i/>
          <w:iCs/>
          <w:color w:val="275317" w:themeColor="accent6" w:themeShade="80"/>
          <w:sz w:val="22"/>
          <w:szCs w:val="22"/>
          <w:highlight w:val="yellow"/>
          <w:lang w:val="en-US"/>
        </w:rPr>
      </w:pPr>
    </w:p>
    <w:p w14:paraId="6410A430" w14:textId="015A55DC" w:rsidR="007F3FC3" w:rsidRPr="001A26D2" w:rsidRDefault="007F3FC3" w:rsidP="00721D4B">
      <w:pPr>
        <w:pStyle w:val="Heading2"/>
      </w:pPr>
      <w:r w:rsidRPr="006F1556">
        <w:t xml:space="preserve">Link to the </w:t>
      </w:r>
      <w:r w:rsidR="00BB1D32">
        <w:t>Research Areas, Strategic Objectives</w:t>
      </w:r>
      <w:r w:rsidR="00006972">
        <w:t>,</w:t>
      </w:r>
      <w:r w:rsidR="00BB1D32">
        <w:t xml:space="preserve"> and Impact Outcomes</w:t>
      </w:r>
    </w:p>
    <w:p w14:paraId="1EF30467" w14:textId="5778018D" w:rsidR="00F46314" w:rsidRDefault="00DF46CC" w:rsidP="00DF46CC">
      <w:pPr>
        <w:spacing w:after="120"/>
        <w:jc w:val="both"/>
        <w:rPr>
          <w:i/>
          <w:iCs/>
          <w:color w:val="3A7C22" w:themeColor="accent6" w:themeShade="BF"/>
          <w:sz w:val="22"/>
          <w:szCs w:val="22"/>
          <w:lang w:val="en-US"/>
        </w:rPr>
      </w:pPr>
      <w:r w:rsidRPr="002C30FC">
        <w:rPr>
          <w:i/>
          <w:iCs/>
          <w:color w:val="3A7C22" w:themeColor="accent6" w:themeShade="BF"/>
          <w:sz w:val="22"/>
          <w:szCs w:val="22"/>
          <w:lang w:val="en-US"/>
        </w:rPr>
        <w:t>This section captures how the reported outcome contributes to the Alliance Strategy 2026</w:t>
      </w:r>
      <w:r w:rsidR="00181F84">
        <w:rPr>
          <w:i/>
          <w:iCs/>
          <w:color w:val="3A7C22" w:themeColor="accent6" w:themeShade="BF"/>
          <w:sz w:val="22"/>
          <w:szCs w:val="22"/>
          <w:lang w:val="en-US"/>
        </w:rPr>
        <w:t>–</w:t>
      </w:r>
      <w:r w:rsidRPr="002C30FC">
        <w:rPr>
          <w:i/>
          <w:iCs/>
          <w:color w:val="3A7C22" w:themeColor="accent6" w:themeShade="BF"/>
          <w:sz w:val="22"/>
          <w:szCs w:val="22"/>
          <w:lang w:val="en-US"/>
        </w:rPr>
        <w:t xml:space="preserve">2030. In Section 3a, select the primary Research Area(s) responsible for generating the reported result. In Section 3c, select the Strategic Objective(s), and in Section 3d the Impact Outcome(s), that best align with the outcome described in the OICR. For further information, please refer to the </w:t>
      </w:r>
      <w:hyperlink r:id="rId16" w:history="1">
        <w:r w:rsidRPr="002C30FC">
          <w:rPr>
            <w:rStyle w:val="Hyperlink"/>
            <w:i/>
            <w:iCs/>
            <w:sz w:val="22"/>
            <w:szCs w:val="22"/>
            <w:lang w:val="en-US"/>
          </w:rPr>
          <w:t>Alliance’s Strategy 2026</w:t>
        </w:r>
        <w:r w:rsidR="00181F84">
          <w:rPr>
            <w:rStyle w:val="Hyperlink"/>
            <w:i/>
            <w:iCs/>
            <w:sz w:val="22"/>
            <w:szCs w:val="22"/>
            <w:lang w:val="en-US"/>
          </w:rPr>
          <w:t>–</w:t>
        </w:r>
        <w:r w:rsidRPr="002C30FC">
          <w:rPr>
            <w:rStyle w:val="Hyperlink"/>
            <w:i/>
            <w:iCs/>
            <w:sz w:val="22"/>
            <w:szCs w:val="22"/>
            <w:lang w:val="en-US"/>
          </w:rPr>
          <w:t>2030</w:t>
        </w:r>
      </w:hyperlink>
      <w:r w:rsidRPr="002C30FC">
        <w:rPr>
          <w:i/>
          <w:iCs/>
          <w:color w:val="3A7C22" w:themeColor="accent6" w:themeShade="BF"/>
          <w:sz w:val="22"/>
          <w:szCs w:val="22"/>
          <w:lang w:val="en-US"/>
        </w:rPr>
        <w:t xml:space="preserve">. </w:t>
      </w:r>
    </w:p>
    <w:p w14:paraId="74C8C960" w14:textId="4913EA45" w:rsidR="00E37EBE" w:rsidRPr="00E37EBE" w:rsidRDefault="00E37EBE" w:rsidP="000A0ECC">
      <w:pPr>
        <w:pStyle w:val="Heading3"/>
      </w:pPr>
      <w:r w:rsidRPr="00E37EBE">
        <w:t>3.a. Primary Research Area(s)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sdt>
        <w:sdtPr>
          <w:rPr>
            <w:color w:val="0070C0"/>
            <w:sz w:val="22"/>
            <w:szCs w:val="22"/>
            <w:lang w:val="en-US"/>
          </w:rPr>
          <w:id w:val="-1877842743"/>
          <w15:repeatingSection/>
        </w:sdtPr>
        <w:sdtEndPr/>
        <w:sdtContent>
          <w:sdt>
            <w:sdtPr>
              <w:rPr>
                <w:color w:val="0070C0"/>
                <w:sz w:val="22"/>
                <w:szCs w:val="22"/>
                <w:lang w:val="en-US"/>
              </w:rPr>
              <w:id w:val="-2033170850"/>
              <w:placeholder>
                <w:docPart w:val="A32110B432C34BF4AA333C094D3C71FB"/>
              </w:placeholder>
              <w15:repeatingSectionItem/>
            </w:sdtPr>
            <w:sdtEndPr/>
            <w:sdtContent>
              <w:tr w:rsidR="00AC79A1" w:rsidRPr="008A07EE" w14:paraId="20439BF7" w14:textId="77777777">
                <w:tc>
                  <w:tcPr>
                    <w:tcW w:w="9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F385C8F" w14:textId="1B7BF613" w:rsidR="00AC79A1" w:rsidRPr="00FB26D9" w:rsidRDefault="00CB0C1C">
                    <w:pPr>
                      <w:spacing w:after="120"/>
                      <w:rPr>
                        <w:sz w:val="22"/>
                        <w:szCs w:val="22"/>
                        <w:lang w:val="en-US"/>
                      </w:rPr>
                    </w:pPr>
                    <w:sdt>
                      <w:sdtPr>
                        <w:rPr>
                          <w:color w:val="0070C0"/>
                          <w:sz w:val="22"/>
                          <w:szCs w:val="22"/>
                          <w:lang w:val="en-US"/>
                        </w:rPr>
                        <w:alias w:val="Select one."/>
                        <w:tag w:val="Select one."/>
                        <w:id w:val="-690528354"/>
                        <w:placeholder>
                          <w:docPart w:val="376CBBDD2A0F4D0C9EF3BBA54D3D9CAD"/>
                        </w:placeholder>
                        <w:showingPlcHdr/>
                        <w:dropDownList>
                          <w:listItem w:value="Choose an item."/>
                          <w:listItem w:displayText="Food Environment and Consumer Behavior" w:value="Food Environment and Consumer Behavior"/>
                          <w:listItem w:displayText="Multifunctional Landscapes and Agrobiodiversity for People and Nature" w:value="Multifunctional Landscapes and Agrobiodiversity for People and Nature"/>
                          <w:listItem w:displayText="Climate Action" w:value="Climate Action"/>
                          <w:listItem w:displayText="Crops for Nutrition and Health " w:value="Crops for Nutrition and Health "/>
                          <w:listItem w:displayText="Digital Inclusion" w:value="Digital Inclusion"/>
                          <w:listItem w:displayText="PISA" w:value="PISA"/>
                          <w:listItem w:displayText="Other" w:value="Other"/>
                        </w:dropDownList>
                      </w:sdtPr>
                      <w:sdtEndPr/>
                      <w:sdtContent>
                        <w:r w:rsidR="00AC79A1" w:rsidRPr="000213F1">
                          <w:rPr>
                            <w:rStyle w:val="PlaceholderText"/>
                            <w:i/>
                            <w:iCs/>
                            <w:color w:val="808080" w:themeColor="background1" w:themeShade="80"/>
                            <w:sz w:val="22"/>
                            <w:szCs w:val="22"/>
                          </w:rPr>
                          <w:t>Choose an item</w:t>
                        </w:r>
                        <w:r w:rsidR="00AC79A1" w:rsidRPr="00FB26D9">
                          <w:rPr>
                            <w:rStyle w:val="PlaceholderText"/>
                            <w:color w:val="0070C0"/>
                            <w:sz w:val="22"/>
                            <w:szCs w:val="22"/>
                          </w:rPr>
                          <w:t>.</w:t>
                        </w:r>
                      </w:sdtContent>
                    </w:sdt>
                  </w:p>
                </w:tc>
              </w:tr>
            </w:sdtContent>
          </w:sdt>
        </w:sdtContent>
      </w:sdt>
    </w:tbl>
    <w:p w14:paraId="0A8A51CF" w14:textId="06D9C848" w:rsidR="00D90873" w:rsidRDefault="00D90873" w:rsidP="00AC79A1">
      <w:pPr>
        <w:spacing w:before="120" w:after="120" w:line="240" w:lineRule="auto"/>
        <w:jc w:val="both"/>
        <w:rPr>
          <w:color w:val="275317" w:themeColor="accent6" w:themeShade="80"/>
          <w:sz w:val="20"/>
          <w:szCs w:val="20"/>
          <w:lang w:val="en-US"/>
        </w:rPr>
      </w:pPr>
      <w:r w:rsidRPr="00DA2305">
        <w:rPr>
          <w:i/>
          <w:iCs/>
          <w:color w:val="C00000"/>
          <w:sz w:val="20"/>
          <w:szCs w:val="20"/>
          <w:lang w:val="en-US"/>
        </w:rPr>
        <w:t>Click the plus (</w:t>
      </w:r>
      <w:r w:rsidRPr="00937920">
        <w:rPr>
          <w:b/>
          <w:bCs/>
          <w:i/>
          <w:iCs/>
          <w:color w:val="4C94D8" w:themeColor="text2" w:themeTint="80"/>
          <w:sz w:val="20"/>
          <w:szCs w:val="20"/>
          <w:lang w:val="en-US"/>
        </w:rPr>
        <w:t>+</w:t>
      </w:r>
      <w:r w:rsidRPr="00DA2305">
        <w:rPr>
          <w:i/>
          <w:iCs/>
          <w:color w:val="C00000"/>
          <w:sz w:val="20"/>
          <w:szCs w:val="20"/>
          <w:lang w:val="en-US"/>
        </w:rPr>
        <w:t>) sign at the end of the row to choose another item as needed</w:t>
      </w:r>
      <w:r w:rsidRPr="00DA2305">
        <w:rPr>
          <w:color w:val="275317" w:themeColor="accent6" w:themeShade="80"/>
          <w:sz w:val="20"/>
          <w:szCs w:val="20"/>
          <w:lang w:val="en-US"/>
        </w:rPr>
        <w:t>.</w:t>
      </w:r>
    </w:p>
    <w:p w14:paraId="61132D3B" w14:textId="77777777" w:rsidR="00177D0E" w:rsidRPr="00E149A9" w:rsidRDefault="00177D0E" w:rsidP="00177D0E">
      <w:pPr>
        <w:spacing w:before="120" w:after="120" w:line="240" w:lineRule="auto"/>
        <w:jc w:val="both"/>
        <w:rPr>
          <w:i/>
          <w:iCs/>
          <w:color w:val="3A7C22" w:themeColor="accent6" w:themeShade="BF"/>
          <w:sz w:val="22"/>
          <w:szCs w:val="22"/>
          <w:lang w:val="en-US"/>
        </w:rPr>
      </w:pPr>
      <w:r w:rsidRPr="00E149A9">
        <w:rPr>
          <w:i/>
          <w:iCs/>
          <w:color w:val="3A7C22" w:themeColor="accent6" w:themeShade="BF"/>
          <w:sz w:val="22"/>
          <w:szCs w:val="22"/>
          <w:lang w:val="en-US"/>
        </w:rPr>
        <w:t>Click on ‘</w:t>
      </w:r>
      <w:r w:rsidRPr="00E149A9">
        <w:rPr>
          <w:i/>
          <w:iCs/>
          <w:color w:val="0070C0"/>
          <w:sz w:val="22"/>
          <w:szCs w:val="22"/>
          <w:lang w:val="en-US"/>
        </w:rPr>
        <w:t>Choose an item</w:t>
      </w:r>
      <w:r w:rsidRPr="00E149A9">
        <w:rPr>
          <w:i/>
          <w:iCs/>
          <w:color w:val="3A7C22" w:themeColor="accent6" w:themeShade="BF"/>
          <w:sz w:val="22"/>
          <w:szCs w:val="22"/>
          <w:lang w:val="en-US"/>
        </w:rPr>
        <w:t xml:space="preserve">’ to select the </w:t>
      </w:r>
      <w:r w:rsidRPr="00E149A9">
        <w:rPr>
          <w:b/>
          <w:bCs/>
          <w:i/>
          <w:iCs/>
          <w:color w:val="3A7C22" w:themeColor="accent6" w:themeShade="BF"/>
          <w:sz w:val="22"/>
          <w:szCs w:val="22"/>
          <w:lang w:val="en-US"/>
        </w:rPr>
        <w:t>primary</w:t>
      </w:r>
      <w:r w:rsidRPr="00E149A9">
        <w:rPr>
          <w:i/>
          <w:iCs/>
          <w:color w:val="3A7C22" w:themeColor="accent6" w:themeShade="BF"/>
          <w:sz w:val="22"/>
          <w:szCs w:val="22"/>
          <w:lang w:val="en-US"/>
        </w:rPr>
        <w:t xml:space="preserve"> </w:t>
      </w:r>
      <w:r>
        <w:rPr>
          <w:i/>
          <w:iCs/>
          <w:color w:val="3A7C22" w:themeColor="accent6" w:themeShade="BF"/>
          <w:sz w:val="22"/>
          <w:szCs w:val="22"/>
          <w:lang w:val="en-US"/>
        </w:rPr>
        <w:t>Research Area</w:t>
      </w:r>
      <w:r w:rsidRPr="00E149A9">
        <w:rPr>
          <w:i/>
          <w:iCs/>
          <w:color w:val="3A7C22" w:themeColor="accent6" w:themeShade="BF"/>
          <w:sz w:val="22"/>
          <w:szCs w:val="22"/>
          <w:lang w:val="en-US"/>
        </w:rPr>
        <w:t xml:space="preserve">(s) that the reported outcome or impact links to. Multiple </w:t>
      </w:r>
      <w:r>
        <w:rPr>
          <w:i/>
          <w:iCs/>
          <w:color w:val="3A7C22" w:themeColor="accent6" w:themeShade="BF"/>
          <w:sz w:val="22"/>
          <w:szCs w:val="22"/>
          <w:lang w:val="en-US"/>
        </w:rPr>
        <w:t xml:space="preserve">Research Areas </w:t>
      </w:r>
      <w:r w:rsidRPr="00E149A9">
        <w:rPr>
          <w:i/>
          <w:iCs/>
          <w:color w:val="3A7C22" w:themeColor="accent6" w:themeShade="BF"/>
          <w:sz w:val="22"/>
          <w:szCs w:val="22"/>
          <w:lang w:val="en-US"/>
        </w:rPr>
        <w:t>can be chosen. The dropdown list includes the following:</w:t>
      </w:r>
    </w:p>
    <w:p w14:paraId="37BB24F3" w14:textId="77777777" w:rsidR="00177D0E" w:rsidRPr="00E149A9" w:rsidRDefault="00177D0E" w:rsidP="00177D0E">
      <w:pPr>
        <w:pStyle w:val="ListParagraph"/>
        <w:numPr>
          <w:ilvl w:val="0"/>
          <w:numId w:val="19"/>
        </w:numPr>
        <w:spacing w:before="120" w:after="120" w:line="240" w:lineRule="auto"/>
        <w:jc w:val="both"/>
        <w:rPr>
          <w:i/>
          <w:iCs/>
          <w:color w:val="3A7C22" w:themeColor="accent6" w:themeShade="BF"/>
          <w:sz w:val="22"/>
          <w:szCs w:val="22"/>
          <w:lang w:val="en-US"/>
        </w:rPr>
      </w:pPr>
      <w:r w:rsidRPr="00E149A9">
        <w:rPr>
          <w:i/>
          <w:iCs/>
          <w:color w:val="3A7C22" w:themeColor="accent6" w:themeShade="BF"/>
          <w:sz w:val="22"/>
          <w:szCs w:val="22"/>
          <w:lang w:val="en-US"/>
        </w:rPr>
        <w:t xml:space="preserve">Food Environment </w:t>
      </w:r>
      <w:r>
        <w:rPr>
          <w:i/>
          <w:iCs/>
          <w:color w:val="3A7C22" w:themeColor="accent6" w:themeShade="BF"/>
          <w:sz w:val="22"/>
          <w:szCs w:val="22"/>
          <w:lang w:val="en-US"/>
        </w:rPr>
        <w:t>and</w:t>
      </w:r>
      <w:r w:rsidRPr="00E149A9">
        <w:rPr>
          <w:i/>
          <w:iCs/>
          <w:color w:val="3A7C22" w:themeColor="accent6" w:themeShade="BF"/>
          <w:sz w:val="22"/>
          <w:szCs w:val="22"/>
          <w:lang w:val="en-US"/>
        </w:rPr>
        <w:t xml:space="preserve"> Consumer Behavior</w:t>
      </w:r>
    </w:p>
    <w:p w14:paraId="21854310" w14:textId="77777777" w:rsidR="00177D0E" w:rsidRPr="00E149A9" w:rsidRDefault="00177D0E" w:rsidP="00177D0E">
      <w:pPr>
        <w:pStyle w:val="ListParagraph"/>
        <w:numPr>
          <w:ilvl w:val="0"/>
          <w:numId w:val="19"/>
        </w:numPr>
        <w:spacing w:before="120" w:after="120" w:line="240" w:lineRule="auto"/>
        <w:jc w:val="both"/>
        <w:rPr>
          <w:i/>
          <w:iCs/>
          <w:color w:val="3A7C22" w:themeColor="accent6" w:themeShade="BF"/>
          <w:sz w:val="22"/>
          <w:szCs w:val="22"/>
          <w:lang w:val="en-US"/>
        </w:rPr>
      </w:pPr>
      <w:r w:rsidRPr="00E149A9">
        <w:rPr>
          <w:i/>
          <w:iCs/>
          <w:color w:val="3A7C22" w:themeColor="accent6" w:themeShade="BF"/>
          <w:sz w:val="22"/>
          <w:szCs w:val="22"/>
          <w:lang w:val="en-US"/>
        </w:rPr>
        <w:t>Multifunctional Landscapes</w:t>
      </w:r>
      <w:r>
        <w:rPr>
          <w:i/>
          <w:iCs/>
          <w:color w:val="3A7C22" w:themeColor="accent6" w:themeShade="BF"/>
          <w:sz w:val="22"/>
          <w:szCs w:val="22"/>
          <w:lang w:val="en-US"/>
        </w:rPr>
        <w:t xml:space="preserve"> and Agrobiodiversity for People and Nature</w:t>
      </w:r>
    </w:p>
    <w:p w14:paraId="106A8CEA" w14:textId="77777777" w:rsidR="00177D0E" w:rsidRDefault="00177D0E" w:rsidP="00177D0E">
      <w:pPr>
        <w:pStyle w:val="ListParagraph"/>
        <w:numPr>
          <w:ilvl w:val="0"/>
          <w:numId w:val="19"/>
        </w:numPr>
        <w:spacing w:before="120" w:after="120" w:line="240" w:lineRule="auto"/>
        <w:jc w:val="both"/>
        <w:rPr>
          <w:i/>
          <w:iCs/>
          <w:color w:val="3A7C22" w:themeColor="accent6" w:themeShade="BF"/>
          <w:sz w:val="22"/>
          <w:szCs w:val="22"/>
          <w:lang w:val="en-US"/>
        </w:rPr>
      </w:pPr>
      <w:r w:rsidRPr="00E149A9">
        <w:rPr>
          <w:i/>
          <w:iCs/>
          <w:color w:val="3A7C22" w:themeColor="accent6" w:themeShade="BF"/>
          <w:sz w:val="22"/>
          <w:szCs w:val="22"/>
          <w:lang w:val="en-US"/>
        </w:rPr>
        <w:t>Climate Action</w:t>
      </w:r>
    </w:p>
    <w:p w14:paraId="62ACA726" w14:textId="77777777" w:rsidR="00177D0E" w:rsidRPr="00BB6EC4" w:rsidRDefault="00177D0E" w:rsidP="00177D0E">
      <w:pPr>
        <w:pStyle w:val="ListParagraph"/>
        <w:numPr>
          <w:ilvl w:val="0"/>
          <w:numId w:val="19"/>
        </w:numPr>
        <w:spacing w:before="120" w:after="120" w:line="240" w:lineRule="auto"/>
        <w:jc w:val="both"/>
        <w:rPr>
          <w:i/>
          <w:iCs/>
          <w:color w:val="3A7C22" w:themeColor="accent6" w:themeShade="BF"/>
          <w:sz w:val="22"/>
          <w:szCs w:val="22"/>
          <w:lang w:val="en-US"/>
        </w:rPr>
      </w:pPr>
      <w:r>
        <w:rPr>
          <w:i/>
          <w:iCs/>
          <w:color w:val="3A7C22" w:themeColor="accent6" w:themeShade="BF"/>
          <w:sz w:val="22"/>
          <w:szCs w:val="22"/>
          <w:lang w:val="en-US"/>
        </w:rPr>
        <w:t>Crops for Nutrition and Health</w:t>
      </w:r>
    </w:p>
    <w:p w14:paraId="14955B36" w14:textId="77777777" w:rsidR="00177D0E" w:rsidRPr="00BB6EC4" w:rsidRDefault="00177D0E" w:rsidP="00177D0E">
      <w:pPr>
        <w:pStyle w:val="ListParagraph"/>
        <w:numPr>
          <w:ilvl w:val="0"/>
          <w:numId w:val="19"/>
        </w:numPr>
        <w:spacing w:before="120" w:after="120" w:line="240" w:lineRule="auto"/>
        <w:jc w:val="both"/>
        <w:rPr>
          <w:i/>
          <w:iCs/>
          <w:color w:val="3A7C22" w:themeColor="accent6" w:themeShade="BF"/>
          <w:sz w:val="22"/>
          <w:szCs w:val="22"/>
          <w:lang w:val="en-US"/>
        </w:rPr>
      </w:pPr>
      <w:r w:rsidRPr="00E149A9">
        <w:rPr>
          <w:i/>
          <w:iCs/>
          <w:color w:val="3A7C22" w:themeColor="accent6" w:themeShade="BF"/>
          <w:sz w:val="22"/>
          <w:szCs w:val="22"/>
          <w:lang w:val="en-US"/>
        </w:rPr>
        <w:t>Digital Inclusion</w:t>
      </w:r>
    </w:p>
    <w:p w14:paraId="40D8EA81" w14:textId="1A11A615" w:rsidR="00177D0E" w:rsidRDefault="00177D0E" w:rsidP="00177D0E">
      <w:pPr>
        <w:pStyle w:val="ListParagraph"/>
        <w:numPr>
          <w:ilvl w:val="0"/>
          <w:numId w:val="19"/>
        </w:numPr>
        <w:spacing w:before="120" w:after="120" w:line="240" w:lineRule="auto"/>
        <w:jc w:val="both"/>
        <w:rPr>
          <w:i/>
          <w:iCs/>
          <w:color w:val="3A7C22" w:themeColor="accent6" w:themeShade="BF"/>
          <w:sz w:val="22"/>
          <w:szCs w:val="22"/>
          <w:lang w:val="en-US"/>
        </w:rPr>
      </w:pPr>
      <w:r w:rsidRPr="00BB6EC4">
        <w:rPr>
          <w:i/>
          <w:iCs/>
          <w:color w:val="3A7C22" w:themeColor="accent6" w:themeShade="BF"/>
          <w:sz w:val="22"/>
          <w:szCs w:val="22"/>
          <w:lang w:val="en-US"/>
        </w:rPr>
        <w:t>PIS</w:t>
      </w:r>
      <w:r>
        <w:rPr>
          <w:i/>
          <w:iCs/>
          <w:color w:val="3A7C22" w:themeColor="accent6" w:themeShade="BF"/>
          <w:sz w:val="22"/>
          <w:szCs w:val="22"/>
          <w:lang w:val="en-US"/>
        </w:rPr>
        <w:t>A</w:t>
      </w:r>
    </w:p>
    <w:p w14:paraId="6CF3D3D9" w14:textId="50AA3396" w:rsidR="00177D0E" w:rsidRPr="00177D0E" w:rsidRDefault="00177D0E" w:rsidP="00AC79A1">
      <w:pPr>
        <w:pStyle w:val="ListParagraph"/>
        <w:numPr>
          <w:ilvl w:val="0"/>
          <w:numId w:val="19"/>
        </w:numPr>
        <w:spacing w:before="120" w:after="120" w:line="240" w:lineRule="auto"/>
        <w:jc w:val="both"/>
        <w:rPr>
          <w:i/>
          <w:iCs/>
          <w:color w:val="3A7C22" w:themeColor="accent6" w:themeShade="BF"/>
          <w:sz w:val="22"/>
          <w:szCs w:val="22"/>
          <w:lang w:val="en-US"/>
        </w:rPr>
      </w:pPr>
      <w:r>
        <w:rPr>
          <w:i/>
          <w:iCs/>
          <w:color w:val="3A7C22" w:themeColor="accent6" w:themeShade="BF"/>
          <w:sz w:val="22"/>
          <w:szCs w:val="22"/>
          <w:lang w:val="en-US"/>
        </w:rPr>
        <w:t>Other (</w:t>
      </w:r>
      <w:proofErr w:type="spellStart"/>
      <w:r>
        <w:rPr>
          <w:i/>
          <w:iCs/>
          <w:color w:val="3A7C22" w:themeColor="accent6" w:themeShade="BF"/>
          <w:sz w:val="22"/>
          <w:szCs w:val="22"/>
          <w:lang w:val="en-US"/>
        </w:rPr>
        <w:t>ImpactSF</w:t>
      </w:r>
      <w:proofErr w:type="spellEnd"/>
      <w:r>
        <w:rPr>
          <w:i/>
          <w:iCs/>
          <w:color w:val="3A7C22" w:themeColor="accent6" w:themeShade="BF"/>
          <w:sz w:val="22"/>
          <w:szCs w:val="22"/>
          <w:lang w:val="en-US"/>
        </w:rPr>
        <w:t>, Accelerate for Impact Platform, etc.)</w:t>
      </w:r>
    </w:p>
    <w:p w14:paraId="5CC3072E" w14:textId="4EA9E5C2" w:rsidR="00AC79A1" w:rsidRPr="008A07EE" w:rsidRDefault="00AC79A1" w:rsidP="00AC79A1">
      <w:pPr>
        <w:spacing w:before="120" w:after="120" w:line="240" w:lineRule="auto"/>
        <w:jc w:val="both"/>
        <w:rPr>
          <w:b/>
          <w:i/>
          <w:color w:val="3A7C22" w:themeColor="accent6" w:themeShade="BF"/>
          <w:sz w:val="22"/>
          <w:szCs w:val="22"/>
          <w:lang w:val="en-US"/>
        </w:rPr>
      </w:pPr>
      <w:r w:rsidRPr="008A07EE">
        <w:rPr>
          <w:b/>
          <w:i/>
          <w:color w:val="3A7C22" w:themeColor="accent6" w:themeShade="BF"/>
          <w:sz w:val="22"/>
          <w:szCs w:val="22"/>
          <w:lang w:val="en-US"/>
        </w:rPr>
        <w:t>If other, please specify below:</w:t>
      </w:r>
    </w:p>
    <w:tbl>
      <w:tblPr>
        <w:tblStyle w:val="TableGrid"/>
        <w:tblW w:w="0" w:type="auto"/>
        <w:tblLook w:val="04A0" w:firstRow="1" w:lastRow="0" w:firstColumn="1" w:lastColumn="0" w:noHBand="0" w:noVBand="1"/>
      </w:tblPr>
      <w:tblGrid>
        <w:gridCol w:w="9350"/>
      </w:tblGrid>
      <w:tr w:rsidR="00AC79A1" w14:paraId="6AA7EE10" w14:textId="77777777">
        <w:sdt>
          <w:sdtPr>
            <w:rPr>
              <w:i/>
              <w:iCs/>
              <w:color w:val="3A7C22" w:themeColor="accent6" w:themeShade="BF"/>
              <w:sz w:val="22"/>
              <w:szCs w:val="22"/>
              <w:lang w:val="en-US"/>
            </w:rPr>
            <w:id w:val="1015345366"/>
            <w:lock w:val="sdtLocked"/>
            <w15:repeatingSection/>
          </w:sdtPr>
          <w:sdtEndPr/>
          <w:sdtContent>
            <w:tc>
              <w:tcPr>
                <w:tcW w:w="9350" w:type="dxa"/>
                <w:shd w:val="clear" w:color="auto" w:fill="F2F2F2" w:themeFill="background1" w:themeFillShade="F2"/>
              </w:tcPr>
              <w:sdt>
                <w:sdtPr>
                  <w:rPr>
                    <w:i/>
                    <w:iCs/>
                    <w:color w:val="3A7C22" w:themeColor="accent6" w:themeShade="BF"/>
                    <w:sz w:val="22"/>
                    <w:szCs w:val="22"/>
                    <w:lang w:val="en-US"/>
                  </w:rPr>
                  <w:id w:val="-187911690"/>
                  <w:lock w:val="sdtLocked"/>
                  <w:placeholder>
                    <w:docPart w:val="1ED079258F444907B72A9D48B653A22A"/>
                  </w:placeholder>
                  <w15:repeatingSectionItem/>
                </w:sdtPr>
                <w:sdtEndPr/>
                <w:sdtContent>
                  <w:p w14:paraId="40F74F3F" w14:textId="77777777" w:rsidR="00AC79A1" w:rsidRDefault="00AC79A1">
                    <w:pPr>
                      <w:spacing w:before="120" w:after="120"/>
                      <w:jc w:val="both"/>
                      <w:rPr>
                        <w:i/>
                        <w:iCs/>
                        <w:color w:val="3A7C22" w:themeColor="accent6" w:themeShade="BF"/>
                        <w:sz w:val="22"/>
                        <w:szCs w:val="22"/>
                        <w:lang w:val="en-US"/>
                      </w:rPr>
                    </w:pPr>
                    <w:r w:rsidRPr="00D50340">
                      <w:rPr>
                        <w:rStyle w:val="PlaceholderText"/>
                        <w:sz w:val="22"/>
                        <w:szCs w:val="22"/>
                      </w:rPr>
                      <w:t>Click or tap here to enter text.</w:t>
                    </w:r>
                  </w:p>
                </w:sdtContent>
              </w:sdt>
            </w:tc>
          </w:sdtContent>
        </w:sdt>
      </w:tr>
    </w:tbl>
    <w:p w14:paraId="45633A31" w14:textId="77777777" w:rsidR="009B4D12" w:rsidRDefault="009B4D12" w:rsidP="009B4D12">
      <w:pPr>
        <w:spacing w:before="120" w:after="120" w:line="240" w:lineRule="auto"/>
        <w:jc w:val="both"/>
        <w:rPr>
          <w:color w:val="275317" w:themeColor="accent6" w:themeShade="80"/>
          <w:sz w:val="20"/>
          <w:szCs w:val="20"/>
          <w:lang w:val="en-US"/>
        </w:rPr>
      </w:pPr>
      <w:r>
        <w:rPr>
          <w:sz w:val="22"/>
          <w:szCs w:val="22"/>
          <w:lang w:val="en-US"/>
        </w:rPr>
        <w:t>*</w:t>
      </w:r>
      <w:r w:rsidRPr="00DA2305">
        <w:rPr>
          <w:i/>
          <w:iCs/>
          <w:color w:val="C00000"/>
          <w:sz w:val="20"/>
          <w:szCs w:val="20"/>
          <w:lang w:val="en-US"/>
        </w:rPr>
        <w:t>Click the plus (</w:t>
      </w:r>
      <w:r w:rsidRPr="00937920">
        <w:rPr>
          <w:b/>
          <w:bCs/>
          <w:i/>
          <w:iCs/>
          <w:color w:val="4C94D8" w:themeColor="text2" w:themeTint="80"/>
          <w:sz w:val="20"/>
          <w:szCs w:val="20"/>
          <w:lang w:val="en-US"/>
        </w:rPr>
        <w:t>+</w:t>
      </w:r>
      <w:r w:rsidRPr="00DA2305">
        <w:rPr>
          <w:i/>
          <w:iCs/>
          <w:color w:val="C00000"/>
          <w:sz w:val="20"/>
          <w:szCs w:val="20"/>
          <w:lang w:val="en-US"/>
        </w:rPr>
        <w:t>) sign at the end of the row to choose another item as needed</w:t>
      </w:r>
      <w:r w:rsidRPr="00DA2305">
        <w:rPr>
          <w:color w:val="275317" w:themeColor="accent6" w:themeShade="80"/>
          <w:sz w:val="20"/>
          <w:szCs w:val="20"/>
          <w:lang w:val="en-US"/>
        </w:rPr>
        <w:t>.</w:t>
      </w:r>
    </w:p>
    <w:p w14:paraId="7F887C1E" w14:textId="014757B0" w:rsidR="00AC79A1" w:rsidRDefault="00AC79A1" w:rsidP="00AC79A1">
      <w:pPr>
        <w:spacing w:after="120" w:line="240" w:lineRule="auto"/>
        <w:rPr>
          <w:color w:val="275317" w:themeColor="accent6" w:themeShade="80"/>
          <w:sz w:val="20"/>
          <w:szCs w:val="20"/>
          <w:lang w:val="en-US"/>
        </w:rPr>
      </w:pPr>
    </w:p>
    <w:p w14:paraId="3AC93F52" w14:textId="666BC37E" w:rsidR="003C653C" w:rsidRDefault="003C653C" w:rsidP="000A0ECC">
      <w:pPr>
        <w:pStyle w:val="Heading3"/>
      </w:pPr>
      <w:r>
        <w:t xml:space="preserve">3.b </w:t>
      </w:r>
      <w:r w:rsidRPr="003C653C">
        <w:t>Other Contributing Research Areas</w:t>
      </w:r>
      <w:r w:rsidR="001F0222">
        <w:t xml:space="preserve"> </w:t>
      </w:r>
      <w:r w:rsidRPr="003C653C">
        <w:t>(</w:t>
      </w:r>
      <w:r w:rsidRPr="001F0222">
        <w:rPr>
          <w:i/>
          <w:iCs/>
        </w:rPr>
        <w:t>not mandatory</w:t>
      </w:r>
      <w:r w:rsidRPr="003C653C">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sdt>
        <w:sdtPr>
          <w:rPr>
            <w:color w:val="0070C0"/>
            <w:sz w:val="22"/>
            <w:szCs w:val="22"/>
            <w:lang w:val="en-US"/>
          </w:rPr>
          <w:id w:val="1504627832"/>
          <w15:repeatingSection/>
        </w:sdtPr>
        <w:sdtEndPr/>
        <w:sdtContent>
          <w:sdt>
            <w:sdtPr>
              <w:rPr>
                <w:color w:val="0070C0"/>
                <w:sz w:val="22"/>
                <w:szCs w:val="22"/>
                <w:lang w:val="en-US"/>
              </w:rPr>
              <w:id w:val="1978183033"/>
              <w:placeholder>
                <w:docPart w:val="53390B87E39342CD8C923FEF39D551EC"/>
              </w:placeholder>
              <w15:repeatingSectionItem/>
            </w:sdtPr>
            <w:sdtEndPr/>
            <w:sdtContent>
              <w:tr w:rsidR="00BB5A88" w:rsidRPr="008A07EE" w14:paraId="2E926061" w14:textId="77777777">
                <w:tc>
                  <w:tcPr>
                    <w:tcW w:w="9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8FF8B5D" w14:textId="7EF41301" w:rsidR="00BB5A88" w:rsidRPr="00FB26D9" w:rsidRDefault="00CB0C1C">
                    <w:pPr>
                      <w:spacing w:after="120"/>
                      <w:rPr>
                        <w:sz w:val="22"/>
                        <w:szCs w:val="22"/>
                        <w:lang w:val="en-US"/>
                      </w:rPr>
                    </w:pPr>
                    <w:sdt>
                      <w:sdtPr>
                        <w:rPr>
                          <w:color w:val="0070C0"/>
                          <w:sz w:val="22"/>
                          <w:szCs w:val="22"/>
                          <w:lang w:val="en-US"/>
                        </w:rPr>
                        <w:alias w:val="Select one."/>
                        <w:tag w:val="Select one."/>
                        <w:id w:val="1515729450"/>
                        <w:placeholder>
                          <w:docPart w:val="E80CD543CD0F4276A96A3B7364AB9948"/>
                        </w:placeholder>
                        <w:showingPlcHdr/>
                        <w:dropDownList>
                          <w:listItem w:value="Choose an item."/>
                          <w:listItem w:displayText="Food Environment and Consumer Behavior" w:value="Food Environment and Consumer Behavior"/>
                          <w:listItem w:displayText="Multifunctional Landscapes and Agrobiodiversity for People and Nature" w:value="Multifunctional Landscapes and Agrobiodiversity for People and Nature"/>
                          <w:listItem w:displayText="Climate Action" w:value="Climate Action"/>
                          <w:listItem w:displayText="Crops for Nutrition and Health " w:value="Crops for Nutrition and Health "/>
                          <w:listItem w:displayText="Digital Inclusion" w:value="Digital Inclusion"/>
                          <w:listItem w:displayText="PISA" w:value="PISA"/>
                          <w:listItem w:displayText="Other" w:value="Other"/>
                        </w:dropDownList>
                      </w:sdtPr>
                      <w:sdtEndPr/>
                      <w:sdtContent>
                        <w:r w:rsidR="00BB5A88" w:rsidRPr="000213F1">
                          <w:rPr>
                            <w:rStyle w:val="PlaceholderText"/>
                            <w:i/>
                            <w:iCs/>
                            <w:color w:val="808080" w:themeColor="background1" w:themeShade="80"/>
                            <w:sz w:val="22"/>
                            <w:szCs w:val="22"/>
                          </w:rPr>
                          <w:t>Choose an item</w:t>
                        </w:r>
                        <w:r w:rsidR="00BB5A88" w:rsidRPr="00FB26D9">
                          <w:rPr>
                            <w:rStyle w:val="PlaceholderText"/>
                            <w:color w:val="0070C0"/>
                            <w:sz w:val="22"/>
                            <w:szCs w:val="22"/>
                          </w:rPr>
                          <w:t>.</w:t>
                        </w:r>
                      </w:sdtContent>
                    </w:sdt>
                  </w:p>
                </w:tc>
              </w:tr>
            </w:sdtContent>
          </w:sdt>
        </w:sdtContent>
      </w:sdt>
    </w:tbl>
    <w:p w14:paraId="6BC865C4" w14:textId="51B51EEC" w:rsidR="00AC79A1" w:rsidRDefault="00AC79A1" w:rsidP="00AC79A1">
      <w:pPr>
        <w:spacing w:after="120" w:line="240" w:lineRule="auto"/>
        <w:rPr>
          <w:i/>
          <w:iCs/>
          <w:color w:val="C00000"/>
          <w:sz w:val="20"/>
          <w:szCs w:val="20"/>
          <w:lang w:val="en-US"/>
        </w:rPr>
      </w:pPr>
      <w:r>
        <w:rPr>
          <w:i/>
          <w:iCs/>
          <w:color w:val="C00000"/>
          <w:sz w:val="20"/>
          <w:szCs w:val="20"/>
          <w:lang w:val="en-US"/>
        </w:rPr>
        <w:t xml:space="preserve">     </w:t>
      </w: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 xml:space="preserve">sign at the end of the </w:t>
      </w:r>
      <w:r>
        <w:rPr>
          <w:i/>
          <w:iCs/>
          <w:color w:val="C00000"/>
          <w:sz w:val="20"/>
          <w:szCs w:val="20"/>
          <w:lang w:val="en-US"/>
        </w:rPr>
        <w:t>row to choose another item as needed</w:t>
      </w:r>
      <w:r w:rsidRPr="00052F61">
        <w:rPr>
          <w:i/>
          <w:iCs/>
          <w:color w:val="C00000"/>
          <w:sz w:val="20"/>
          <w:szCs w:val="20"/>
          <w:lang w:val="en-US"/>
        </w:rPr>
        <w:t>.</w:t>
      </w:r>
    </w:p>
    <w:p w14:paraId="2EF6B4D0" w14:textId="2C702212" w:rsidR="00AC79A1" w:rsidRDefault="007128BF" w:rsidP="009B4D12">
      <w:pPr>
        <w:spacing w:before="120" w:after="120" w:line="240" w:lineRule="auto"/>
        <w:jc w:val="both"/>
        <w:rPr>
          <w:i/>
          <w:iCs/>
          <w:color w:val="3A7C22" w:themeColor="accent6" w:themeShade="BF"/>
          <w:sz w:val="22"/>
          <w:szCs w:val="22"/>
          <w:lang w:val="en-US"/>
        </w:rPr>
      </w:pPr>
      <w:r w:rsidRPr="005E2F31">
        <w:rPr>
          <w:i/>
          <w:iCs/>
          <w:color w:val="3A7C22" w:themeColor="accent6" w:themeShade="BF"/>
          <w:sz w:val="22"/>
          <w:szCs w:val="22"/>
          <w:lang w:val="en-US"/>
        </w:rPr>
        <w:t>Click on ‘</w:t>
      </w:r>
      <w:r w:rsidRPr="005E2F31">
        <w:rPr>
          <w:i/>
          <w:iCs/>
          <w:color w:val="0070C0"/>
          <w:sz w:val="22"/>
          <w:szCs w:val="22"/>
          <w:lang w:val="en-US"/>
        </w:rPr>
        <w:t>Choose an item</w:t>
      </w:r>
      <w:r w:rsidRPr="005E2F31">
        <w:rPr>
          <w:i/>
          <w:iCs/>
          <w:color w:val="3A7C22" w:themeColor="accent6" w:themeShade="BF"/>
          <w:sz w:val="22"/>
          <w:szCs w:val="22"/>
          <w:lang w:val="en-US"/>
        </w:rPr>
        <w:t xml:space="preserve">’ to select the </w:t>
      </w:r>
      <w:r w:rsidRPr="005E2F31">
        <w:rPr>
          <w:b/>
          <w:bCs/>
          <w:i/>
          <w:iCs/>
          <w:color w:val="3A7C22" w:themeColor="accent6" w:themeShade="BF"/>
          <w:sz w:val="22"/>
          <w:szCs w:val="22"/>
          <w:lang w:val="en-US"/>
        </w:rPr>
        <w:t xml:space="preserve">other contributing </w:t>
      </w:r>
      <w:r>
        <w:rPr>
          <w:b/>
          <w:bCs/>
          <w:i/>
          <w:iCs/>
          <w:color w:val="3A7C22" w:themeColor="accent6" w:themeShade="BF"/>
          <w:sz w:val="22"/>
          <w:szCs w:val="22"/>
          <w:lang w:val="en-US"/>
        </w:rPr>
        <w:t>Research Areas</w:t>
      </w:r>
      <w:r w:rsidRPr="005E2F31">
        <w:rPr>
          <w:i/>
          <w:iCs/>
          <w:color w:val="3A7C22" w:themeColor="accent6" w:themeShade="BF"/>
          <w:sz w:val="22"/>
          <w:szCs w:val="22"/>
          <w:lang w:val="en-US"/>
        </w:rPr>
        <w:t xml:space="preserve"> th</w:t>
      </w:r>
      <w:r w:rsidR="002E3DD4">
        <w:rPr>
          <w:i/>
          <w:iCs/>
          <w:color w:val="3A7C22" w:themeColor="accent6" w:themeShade="BF"/>
          <w:sz w:val="22"/>
          <w:szCs w:val="22"/>
          <w:lang w:val="en-US"/>
        </w:rPr>
        <w:t>at th</w:t>
      </w:r>
      <w:r w:rsidRPr="005E2F31">
        <w:rPr>
          <w:i/>
          <w:iCs/>
          <w:color w:val="3A7C22" w:themeColor="accent6" w:themeShade="BF"/>
          <w:sz w:val="22"/>
          <w:szCs w:val="22"/>
          <w:lang w:val="en-US"/>
        </w:rPr>
        <w:t xml:space="preserve">e reported case links to. If it links to more than one </w:t>
      </w:r>
      <w:r>
        <w:rPr>
          <w:i/>
          <w:iCs/>
          <w:color w:val="3A7C22" w:themeColor="accent6" w:themeShade="BF"/>
          <w:sz w:val="22"/>
          <w:szCs w:val="22"/>
          <w:lang w:val="en-US"/>
        </w:rPr>
        <w:t>area</w:t>
      </w:r>
      <w:r w:rsidRPr="005E2F31">
        <w:rPr>
          <w:i/>
          <w:iCs/>
          <w:color w:val="3A7C22" w:themeColor="accent6" w:themeShade="BF"/>
          <w:sz w:val="22"/>
          <w:szCs w:val="22"/>
          <w:lang w:val="en-US"/>
        </w:rPr>
        <w:t>, click the plus (</w:t>
      </w:r>
      <w:r w:rsidRPr="005E2F31">
        <w:rPr>
          <w:b/>
          <w:bCs/>
          <w:i/>
          <w:iCs/>
          <w:color w:val="0070C0"/>
          <w:sz w:val="22"/>
          <w:szCs w:val="22"/>
          <w:lang w:val="en-US"/>
        </w:rPr>
        <w:t>+</w:t>
      </w:r>
      <w:r w:rsidRPr="005E2F31">
        <w:rPr>
          <w:i/>
          <w:iCs/>
          <w:color w:val="3A7C22" w:themeColor="accent6" w:themeShade="BF"/>
          <w:sz w:val="22"/>
          <w:szCs w:val="22"/>
          <w:lang w:val="en-US"/>
        </w:rPr>
        <w:t xml:space="preserve">) sign at the end of the row to select another related </w:t>
      </w:r>
      <w:r>
        <w:rPr>
          <w:i/>
          <w:iCs/>
          <w:color w:val="3A7C22" w:themeColor="accent6" w:themeShade="BF"/>
          <w:sz w:val="22"/>
          <w:szCs w:val="22"/>
          <w:lang w:val="en-US"/>
        </w:rPr>
        <w:t>Research Area in</w:t>
      </w:r>
      <w:r w:rsidRPr="005E2F31">
        <w:rPr>
          <w:i/>
          <w:iCs/>
          <w:color w:val="3A7C22" w:themeColor="accent6" w:themeShade="BF"/>
          <w:sz w:val="22"/>
          <w:szCs w:val="22"/>
          <w:lang w:val="en-US"/>
        </w:rPr>
        <w:t xml:space="preserve"> the dropdown list.</w:t>
      </w:r>
    </w:p>
    <w:p w14:paraId="457379A5" w14:textId="77777777" w:rsidR="00DA5457" w:rsidRDefault="00DA5457" w:rsidP="009B4D12">
      <w:pPr>
        <w:spacing w:before="120" w:after="120" w:line="240" w:lineRule="auto"/>
        <w:jc w:val="both"/>
        <w:rPr>
          <w:i/>
          <w:iCs/>
          <w:color w:val="3A7C22" w:themeColor="accent6" w:themeShade="BF"/>
          <w:sz w:val="22"/>
          <w:szCs w:val="22"/>
          <w:lang w:val="en-US"/>
        </w:rPr>
      </w:pPr>
    </w:p>
    <w:p w14:paraId="0077C876" w14:textId="72FFFA37" w:rsidR="009B4D12" w:rsidRPr="00DA5457" w:rsidRDefault="00DA5457" w:rsidP="000A0ECC">
      <w:pPr>
        <w:pStyle w:val="Heading3"/>
      </w:pPr>
      <w:r w:rsidRPr="00DA5457">
        <w:t>3.c. Strategic Objectives</w:t>
      </w:r>
    </w:p>
    <w:tbl>
      <w:tblPr>
        <w:tblStyle w:val="TableGrid"/>
        <w:tblW w:w="0" w:type="auto"/>
        <w:tblLook w:val="04A0" w:firstRow="1" w:lastRow="0" w:firstColumn="1" w:lastColumn="0" w:noHBand="0" w:noVBand="1"/>
      </w:tblPr>
      <w:tblGrid>
        <w:gridCol w:w="9350"/>
      </w:tblGrid>
      <w:sdt>
        <w:sdtPr>
          <w:rPr>
            <w:color w:val="0070C0"/>
            <w:sz w:val="22"/>
            <w:szCs w:val="22"/>
            <w:lang w:val="en-US"/>
          </w:rPr>
          <w:id w:val="-414169313"/>
          <w15:repeatingSection/>
        </w:sdtPr>
        <w:sdtEndPr/>
        <w:sdtContent>
          <w:sdt>
            <w:sdtPr>
              <w:rPr>
                <w:color w:val="0070C0"/>
                <w:sz w:val="22"/>
                <w:szCs w:val="22"/>
                <w:lang w:val="en-US"/>
              </w:rPr>
              <w:id w:val="-1607270999"/>
              <w:placeholder>
                <w:docPart w:val="A32110B432C34BF4AA333C094D3C71FB"/>
              </w:placeholder>
              <w15:repeatingSectionItem/>
            </w:sdtPr>
            <w:sdtEndPr/>
            <w:sdtContent>
              <w:tr w:rsidR="00AC79A1" w:rsidRPr="00225384" w14:paraId="631C4E6A" w14:textId="77777777">
                <w:sdt>
                  <w:sdtPr>
                    <w:rPr>
                      <w:color w:val="0070C0"/>
                      <w:sz w:val="22"/>
                      <w:szCs w:val="22"/>
                      <w:lang w:val="en-US"/>
                    </w:rPr>
                    <w:alias w:val="Select one."/>
                    <w:tag w:val="Select one."/>
                    <w:id w:val="-1355107610"/>
                    <w:placeholder>
                      <w:docPart w:val="8A5C2DF5FF7C4804865F350AE7815563"/>
                    </w:placeholder>
                    <w:showingPlcHdr/>
                    <w:comboBox>
                      <w:listItem w:value="Choose an item."/>
                      <w:listItem w:displayText="Bank on Agrobiodiversity" w:value="Bank on Agrobiodiversity"/>
                      <w:listItem w:displayText="Make Farms and Landscapes Thrive" w:value="Make Farms and Landscapes Thrive"/>
                      <w:listItem w:displayText="Unlock Climate Action" w:value="Unlock Climate Action"/>
                      <w:listItem w:displayText="Enable Healthy Food Choices" w:value="Enable Healthy Food Choices"/>
                      <w:listItem w:displayText="Boost Inclusion and Prosperity" w:value="Boost Inclusion and Prosperity"/>
                    </w:comboBox>
                  </w:sdtPr>
                  <w:sdtEndPr/>
                  <w:sdtContent>
                    <w:tc>
                      <w:tcPr>
                        <w:tcW w:w="9350" w:type="dxa"/>
                        <w:tcBorders>
                          <w:top w:val="single" w:sz="4" w:space="0" w:color="auto"/>
                          <w:bottom w:val="single" w:sz="4" w:space="0" w:color="auto"/>
                        </w:tcBorders>
                        <w:shd w:val="clear" w:color="auto" w:fill="F2F2F2" w:themeFill="background1" w:themeFillShade="F2"/>
                      </w:tcPr>
                      <w:p w14:paraId="313BEDBE" w14:textId="77777777" w:rsidR="00AC79A1" w:rsidRPr="00225384" w:rsidRDefault="00AC79A1">
                        <w:pPr>
                          <w:spacing w:after="120"/>
                          <w:rPr>
                            <w:color w:val="0070C0"/>
                            <w:sz w:val="22"/>
                            <w:szCs w:val="22"/>
                            <w:lang w:val="en-US"/>
                          </w:rPr>
                        </w:pPr>
                        <w:r w:rsidRPr="009D73CA">
                          <w:rPr>
                            <w:rStyle w:val="PlaceholderText"/>
                            <w:i/>
                            <w:iCs/>
                            <w:color w:val="747474" w:themeColor="background2" w:themeShade="80"/>
                            <w:sz w:val="22"/>
                            <w:szCs w:val="22"/>
                          </w:rPr>
                          <w:t>Choose an item.</w:t>
                        </w:r>
                      </w:p>
                    </w:tc>
                  </w:sdtContent>
                </w:sdt>
              </w:tr>
            </w:sdtContent>
          </w:sdt>
        </w:sdtContent>
      </w:sdt>
      <w:tr w:rsidR="00AC79A1" w:rsidRPr="00174CDD" w14:paraId="2391D75D" w14:textId="77777777">
        <w:tc>
          <w:tcPr>
            <w:tcW w:w="9350" w:type="dxa"/>
            <w:tcBorders>
              <w:top w:val="single" w:sz="4" w:space="0" w:color="auto"/>
              <w:left w:val="nil"/>
              <w:bottom w:val="nil"/>
              <w:right w:val="nil"/>
            </w:tcBorders>
          </w:tcPr>
          <w:p w14:paraId="4FF921C8" w14:textId="01D693C2" w:rsidR="00AC79A1" w:rsidRDefault="00AC79A1">
            <w:pPr>
              <w:spacing w:after="120"/>
              <w:rPr>
                <w:b/>
                <w:bCs/>
                <w:color w:val="0070C0"/>
                <w:sz w:val="22"/>
                <w:szCs w:val="22"/>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 xml:space="preserve">sign at the end of the </w:t>
            </w:r>
            <w:r>
              <w:rPr>
                <w:i/>
                <w:iCs/>
                <w:color w:val="C00000"/>
                <w:sz w:val="20"/>
                <w:szCs w:val="20"/>
                <w:lang w:val="en-US"/>
              </w:rPr>
              <w:t>row to choose another item as needed</w:t>
            </w:r>
            <w:r w:rsidRPr="00052F61">
              <w:rPr>
                <w:i/>
                <w:iCs/>
                <w:color w:val="C00000"/>
                <w:sz w:val="20"/>
                <w:szCs w:val="20"/>
                <w:lang w:val="en-US"/>
              </w:rPr>
              <w:t>.</w:t>
            </w:r>
          </w:p>
        </w:tc>
      </w:tr>
    </w:tbl>
    <w:p w14:paraId="643745E8" w14:textId="34110F4D" w:rsidR="00997CFC" w:rsidRPr="00997CFC" w:rsidRDefault="00AC79A1" w:rsidP="00997CFC">
      <w:pPr>
        <w:spacing w:before="120" w:after="120" w:line="240" w:lineRule="auto"/>
        <w:jc w:val="both"/>
        <w:rPr>
          <w:i/>
          <w:iCs/>
          <w:color w:val="3A7C22" w:themeColor="accent6" w:themeShade="BF"/>
          <w:sz w:val="22"/>
          <w:szCs w:val="22"/>
          <w:lang w:val="en-US"/>
        </w:rPr>
      </w:pPr>
      <w:r>
        <w:rPr>
          <w:i/>
          <w:iCs/>
          <w:color w:val="3A7C22" w:themeColor="accent6" w:themeShade="BF"/>
          <w:sz w:val="22"/>
          <w:szCs w:val="22"/>
          <w:lang w:val="en-US"/>
        </w:rPr>
        <w:t>C</w:t>
      </w:r>
      <w:r w:rsidRPr="002C21E0">
        <w:rPr>
          <w:i/>
          <w:iCs/>
          <w:color w:val="3A7C22" w:themeColor="accent6" w:themeShade="BF"/>
          <w:sz w:val="22"/>
          <w:szCs w:val="22"/>
          <w:lang w:val="en-US"/>
        </w:rPr>
        <w:t xml:space="preserve">lick </w:t>
      </w:r>
      <w:r w:rsidR="00997CFC" w:rsidRPr="00997CFC">
        <w:rPr>
          <w:i/>
          <w:iCs/>
          <w:color w:val="3A7C22" w:themeColor="accent6" w:themeShade="BF"/>
          <w:sz w:val="22"/>
          <w:szCs w:val="22"/>
          <w:lang w:val="en-US"/>
        </w:rPr>
        <w:t xml:space="preserve">on ‘Choose an item’ to select the Strategic Objective that the reported case contributes to. If it contributes to more than one Strategic Objective, click the plus (+) sign at the end of the row to add more. Below is a more detailed description </w:t>
      </w:r>
      <w:r w:rsidR="00B40778">
        <w:rPr>
          <w:i/>
          <w:iCs/>
          <w:color w:val="3A7C22" w:themeColor="accent6" w:themeShade="BF"/>
          <w:sz w:val="22"/>
          <w:szCs w:val="22"/>
          <w:lang w:val="en-US"/>
        </w:rPr>
        <w:t>to provide a</w:t>
      </w:r>
      <w:r w:rsidR="00997CFC" w:rsidRPr="00997CFC">
        <w:rPr>
          <w:i/>
          <w:iCs/>
          <w:color w:val="3A7C22" w:themeColor="accent6" w:themeShade="BF"/>
          <w:sz w:val="22"/>
          <w:szCs w:val="22"/>
          <w:lang w:val="en-US"/>
        </w:rPr>
        <w:t xml:space="preserve"> better understanding </w:t>
      </w:r>
      <w:r w:rsidR="00B40778">
        <w:rPr>
          <w:i/>
          <w:iCs/>
          <w:color w:val="3A7C22" w:themeColor="accent6" w:themeShade="BF"/>
          <w:sz w:val="22"/>
          <w:szCs w:val="22"/>
          <w:lang w:val="en-US"/>
        </w:rPr>
        <w:t xml:space="preserve">of </w:t>
      </w:r>
      <w:r w:rsidR="00997CFC" w:rsidRPr="00997CFC">
        <w:rPr>
          <w:i/>
          <w:iCs/>
          <w:color w:val="3A7C22" w:themeColor="accent6" w:themeShade="BF"/>
          <w:sz w:val="22"/>
          <w:szCs w:val="22"/>
          <w:lang w:val="en-US"/>
        </w:rPr>
        <w:t>their content.</w:t>
      </w:r>
    </w:p>
    <w:p w14:paraId="3781D376" w14:textId="014A23A8" w:rsidR="00997CFC" w:rsidRPr="00997CFC" w:rsidRDefault="00997CFC" w:rsidP="00997CFC">
      <w:pPr>
        <w:spacing w:before="120" w:after="120" w:line="240" w:lineRule="auto"/>
        <w:jc w:val="both"/>
        <w:rPr>
          <w:i/>
          <w:iCs/>
          <w:color w:val="3A7C22" w:themeColor="accent6" w:themeShade="BF"/>
          <w:sz w:val="22"/>
          <w:szCs w:val="22"/>
          <w:lang w:val="en-US"/>
        </w:rPr>
      </w:pPr>
      <w:r w:rsidRPr="00997CFC">
        <w:rPr>
          <w:b/>
          <w:bCs/>
          <w:color w:val="3A7C22" w:themeColor="accent6" w:themeShade="BF"/>
          <w:sz w:val="22"/>
          <w:szCs w:val="22"/>
          <w:lang w:val="en-US"/>
        </w:rPr>
        <w:t>Bank on agrobiodiversity</w:t>
      </w:r>
      <w:r w:rsidRPr="00997CFC">
        <w:rPr>
          <w:i/>
          <w:iCs/>
          <w:color w:val="3A7C22" w:themeColor="accent6" w:themeShade="BF"/>
          <w:sz w:val="22"/>
          <w:szCs w:val="22"/>
          <w:lang w:val="en-US"/>
        </w:rPr>
        <w:t>: Safeguard and promote diverse crops for resilience and nutrition by safeguarding, improving, and promoting the equitable use of agrobiodiversity</w:t>
      </w:r>
      <w:r w:rsidR="003B6C2A">
        <w:rPr>
          <w:i/>
          <w:iCs/>
          <w:color w:val="3A7C22" w:themeColor="accent6" w:themeShade="BF"/>
          <w:sz w:val="22"/>
          <w:szCs w:val="22"/>
          <w:lang w:val="en-US"/>
        </w:rPr>
        <w:t>,</w:t>
      </w:r>
      <w:r w:rsidRPr="00997CFC">
        <w:rPr>
          <w:i/>
          <w:iCs/>
          <w:color w:val="3A7C22" w:themeColor="accent6" w:themeShade="BF"/>
          <w:sz w:val="22"/>
          <w:szCs w:val="22"/>
          <w:lang w:val="en-US"/>
        </w:rPr>
        <w:t xml:space="preserve"> including opportunity crops.</w:t>
      </w:r>
    </w:p>
    <w:p w14:paraId="0A9A2B37" w14:textId="0D84D23F" w:rsidR="00997CFC" w:rsidRPr="00997CFC" w:rsidRDefault="00997CFC" w:rsidP="00997CFC">
      <w:pPr>
        <w:spacing w:before="120" w:after="120" w:line="240" w:lineRule="auto"/>
        <w:jc w:val="both"/>
        <w:rPr>
          <w:i/>
          <w:iCs/>
          <w:color w:val="3A7C22" w:themeColor="accent6" w:themeShade="BF"/>
          <w:sz w:val="22"/>
          <w:szCs w:val="22"/>
          <w:lang w:val="en-US"/>
        </w:rPr>
      </w:pPr>
      <w:r w:rsidRPr="00997CFC">
        <w:rPr>
          <w:b/>
          <w:bCs/>
          <w:i/>
          <w:iCs/>
          <w:color w:val="3A7C22" w:themeColor="accent6" w:themeShade="BF"/>
          <w:sz w:val="22"/>
          <w:szCs w:val="22"/>
          <w:lang w:val="en-US"/>
        </w:rPr>
        <w:t>Make farms and landscapes thrive</w:t>
      </w:r>
      <w:r w:rsidRPr="00997CFC">
        <w:rPr>
          <w:i/>
          <w:iCs/>
          <w:color w:val="3A7C22" w:themeColor="accent6" w:themeShade="BF"/>
          <w:sz w:val="22"/>
          <w:szCs w:val="22"/>
          <w:lang w:val="en-US"/>
        </w:rPr>
        <w:t xml:space="preserve">: Restore and manage systems for resilient and sustainable benefits by restoring and managing diverse </w:t>
      </w:r>
      <w:proofErr w:type="gramStart"/>
      <w:r w:rsidRPr="00997CFC">
        <w:rPr>
          <w:i/>
          <w:iCs/>
          <w:color w:val="3A7C22" w:themeColor="accent6" w:themeShade="BF"/>
          <w:sz w:val="22"/>
          <w:szCs w:val="22"/>
          <w:lang w:val="en-US"/>
        </w:rPr>
        <w:t>crop</w:t>
      </w:r>
      <w:proofErr w:type="gramEnd"/>
      <w:r w:rsidRPr="00997CFC">
        <w:rPr>
          <w:i/>
          <w:iCs/>
          <w:color w:val="3A7C22" w:themeColor="accent6" w:themeShade="BF"/>
          <w:sz w:val="22"/>
          <w:szCs w:val="22"/>
          <w:lang w:val="en-US"/>
        </w:rPr>
        <w:t xml:space="preserve">, </w:t>
      </w:r>
      <w:proofErr w:type="gramStart"/>
      <w:r w:rsidRPr="00997CFC">
        <w:rPr>
          <w:i/>
          <w:iCs/>
          <w:color w:val="3A7C22" w:themeColor="accent6" w:themeShade="BF"/>
          <w:sz w:val="22"/>
          <w:szCs w:val="22"/>
          <w:lang w:val="en-US"/>
        </w:rPr>
        <w:t>tree</w:t>
      </w:r>
      <w:proofErr w:type="gramEnd"/>
      <w:r w:rsidR="00B40778">
        <w:rPr>
          <w:i/>
          <w:iCs/>
          <w:color w:val="3A7C22" w:themeColor="accent6" w:themeShade="BF"/>
          <w:sz w:val="22"/>
          <w:szCs w:val="22"/>
          <w:lang w:val="en-US"/>
        </w:rPr>
        <w:t>,</w:t>
      </w:r>
      <w:r w:rsidRPr="00997CFC">
        <w:rPr>
          <w:i/>
          <w:iCs/>
          <w:color w:val="3A7C22" w:themeColor="accent6" w:themeShade="BF"/>
          <w:sz w:val="22"/>
          <w:szCs w:val="22"/>
          <w:lang w:val="en-US"/>
        </w:rPr>
        <w:t xml:space="preserve"> and livestock systems so landscapes are resilient, resource-efficient, and deliver equitable social, economic</w:t>
      </w:r>
      <w:r w:rsidR="00B40778">
        <w:rPr>
          <w:i/>
          <w:iCs/>
          <w:color w:val="3A7C22" w:themeColor="accent6" w:themeShade="BF"/>
          <w:sz w:val="22"/>
          <w:szCs w:val="22"/>
          <w:lang w:val="en-US"/>
        </w:rPr>
        <w:t>,</w:t>
      </w:r>
      <w:r w:rsidRPr="00997CFC">
        <w:rPr>
          <w:i/>
          <w:iCs/>
          <w:color w:val="3A7C22" w:themeColor="accent6" w:themeShade="BF"/>
          <w:sz w:val="22"/>
          <w:szCs w:val="22"/>
          <w:lang w:val="en-US"/>
        </w:rPr>
        <w:t xml:space="preserve"> and nutritional benefits.</w:t>
      </w:r>
    </w:p>
    <w:p w14:paraId="57788C2F" w14:textId="20EDEF24" w:rsidR="00997CFC" w:rsidRPr="00997CFC" w:rsidRDefault="00997CFC" w:rsidP="00997CFC">
      <w:pPr>
        <w:spacing w:before="120" w:after="120" w:line="240" w:lineRule="auto"/>
        <w:jc w:val="both"/>
        <w:rPr>
          <w:i/>
          <w:iCs/>
          <w:color w:val="3A7C22" w:themeColor="accent6" w:themeShade="BF"/>
          <w:sz w:val="22"/>
          <w:szCs w:val="22"/>
          <w:lang w:val="en-US"/>
        </w:rPr>
      </w:pPr>
      <w:r w:rsidRPr="00997CFC">
        <w:rPr>
          <w:b/>
          <w:bCs/>
          <w:i/>
          <w:iCs/>
          <w:color w:val="3A7C22" w:themeColor="accent6" w:themeShade="BF"/>
          <w:sz w:val="22"/>
          <w:szCs w:val="22"/>
          <w:lang w:val="en-US"/>
        </w:rPr>
        <w:t>Unlock climate action</w:t>
      </w:r>
      <w:r w:rsidRPr="00997CFC">
        <w:rPr>
          <w:i/>
          <w:iCs/>
          <w:color w:val="3A7C22" w:themeColor="accent6" w:themeShade="BF"/>
          <w:sz w:val="22"/>
          <w:szCs w:val="22"/>
          <w:lang w:val="en-US"/>
        </w:rPr>
        <w:t>: Build resilience and reduce emissions across food and land systems by building climate resilience and reducing emissions in farms, landscapes</w:t>
      </w:r>
      <w:r w:rsidR="00D2356B">
        <w:rPr>
          <w:i/>
          <w:iCs/>
          <w:color w:val="3A7C22" w:themeColor="accent6" w:themeShade="BF"/>
          <w:sz w:val="22"/>
          <w:szCs w:val="22"/>
          <w:lang w:val="en-US"/>
        </w:rPr>
        <w:t>,</w:t>
      </w:r>
      <w:r w:rsidRPr="00997CFC">
        <w:rPr>
          <w:i/>
          <w:iCs/>
          <w:color w:val="3A7C22" w:themeColor="accent6" w:themeShade="BF"/>
          <w:sz w:val="22"/>
          <w:szCs w:val="22"/>
          <w:lang w:val="en-US"/>
        </w:rPr>
        <w:t xml:space="preserve"> and food systems.</w:t>
      </w:r>
    </w:p>
    <w:p w14:paraId="46A6D18C" w14:textId="3B826320" w:rsidR="00997CFC" w:rsidRPr="00997CFC" w:rsidRDefault="00997CFC" w:rsidP="00997CFC">
      <w:pPr>
        <w:spacing w:before="120" w:after="120" w:line="240" w:lineRule="auto"/>
        <w:jc w:val="both"/>
        <w:rPr>
          <w:i/>
          <w:iCs/>
          <w:color w:val="3A7C22" w:themeColor="accent6" w:themeShade="BF"/>
          <w:sz w:val="22"/>
          <w:szCs w:val="22"/>
          <w:lang w:val="en-US"/>
        </w:rPr>
      </w:pPr>
      <w:r w:rsidRPr="00997CFC">
        <w:rPr>
          <w:b/>
          <w:bCs/>
          <w:i/>
          <w:iCs/>
          <w:color w:val="3A7C22" w:themeColor="accent6" w:themeShade="BF"/>
          <w:sz w:val="22"/>
          <w:szCs w:val="22"/>
          <w:lang w:val="en-US"/>
        </w:rPr>
        <w:t>Enable healthy food choices</w:t>
      </w:r>
      <w:r w:rsidRPr="00997CFC">
        <w:rPr>
          <w:i/>
          <w:iCs/>
          <w:color w:val="3A7C22" w:themeColor="accent6" w:themeShade="BF"/>
          <w:sz w:val="22"/>
          <w:szCs w:val="22"/>
          <w:lang w:val="en-US"/>
        </w:rPr>
        <w:t>: Improve access, availability, and demand for healthy diets by raising consumer awareness on the benefits of healthy diets, and transforming food environments to increase the availability, accessibility, quality, desirability and convenience of a healthy diet for all.</w:t>
      </w:r>
    </w:p>
    <w:p w14:paraId="6F23A91B" w14:textId="57A5896D" w:rsidR="00AC79A1" w:rsidRDefault="00997CFC" w:rsidP="00997CFC">
      <w:pPr>
        <w:spacing w:before="120" w:after="120" w:line="240" w:lineRule="auto"/>
        <w:jc w:val="both"/>
        <w:rPr>
          <w:i/>
          <w:iCs/>
          <w:color w:val="3A7C22" w:themeColor="accent6" w:themeShade="BF"/>
          <w:sz w:val="22"/>
          <w:szCs w:val="22"/>
          <w:lang w:val="en-US"/>
        </w:rPr>
      </w:pPr>
      <w:r w:rsidRPr="00997CFC">
        <w:rPr>
          <w:b/>
          <w:bCs/>
          <w:i/>
          <w:iCs/>
          <w:color w:val="3A7C22" w:themeColor="accent6" w:themeShade="BF"/>
          <w:sz w:val="22"/>
          <w:szCs w:val="22"/>
          <w:lang w:val="en-US"/>
        </w:rPr>
        <w:t>Boost inclusion and prosperity</w:t>
      </w:r>
      <w:r w:rsidRPr="00997CFC">
        <w:rPr>
          <w:i/>
          <w:iCs/>
          <w:color w:val="3A7C22" w:themeColor="accent6" w:themeShade="BF"/>
          <w:sz w:val="22"/>
          <w:szCs w:val="22"/>
          <w:lang w:val="en-US"/>
        </w:rPr>
        <w:t xml:space="preserve">: Strengthen livelihoods and empower marginalized groups by enhancing the livelihoods of women, youth, </w:t>
      </w:r>
      <w:r w:rsidR="003B6C2A">
        <w:rPr>
          <w:i/>
          <w:iCs/>
          <w:color w:val="3A7C22" w:themeColor="accent6" w:themeShade="BF"/>
          <w:sz w:val="22"/>
          <w:szCs w:val="22"/>
          <w:lang w:val="en-US"/>
        </w:rPr>
        <w:t>I</w:t>
      </w:r>
      <w:r w:rsidRPr="00997CFC">
        <w:rPr>
          <w:i/>
          <w:iCs/>
          <w:color w:val="3A7C22" w:themeColor="accent6" w:themeShade="BF"/>
          <w:sz w:val="22"/>
          <w:szCs w:val="22"/>
          <w:lang w:val="en-US"/>
        </w:rPr>
        <w:t>ndigenous people and marginalized groups and their power in the governance of food and land systems</w:t>
      </w:r>
    </w:p>
    <w:p w14:paraId="09B9FE1A" w14:textId="77777777" w:rsidR="009F6325" w:rsidRDefault="009F6325" w:rsidP="00997CFC">
      <w:pPr>
        <w:spacing w:before="120" w:after="120" w:line="240" w:lineRule="auto"/>
        <w:jc w:val="both"/>
        <w:rPr>
          <w:i/>
          <w:iCs/>
          <w:color w:val="3A7C22" w:themeColor="accent6" w:themeShade="BF"/>
          <w:sz w:val="22"/>
          <w:szCs w:val="22"/>
          <w:lang w:val="en-US"/>
        </w:rPr>
      </w:pPr>
    </w:p>
    <w:p w14:paraId="43D74569" w14:textId="14C34576" w:rsidR="009F6325" w:rsidRPr="009F6325" w:rsidRDefault="009F6325" w:rsidP="000A0ECC">
      <w:pPr>
        <w:pStyle w:val="Heading3"/>
      </w:pPr>
      <w:r w:rsidRPr="009F6325">
        <w:t>3.d. Impact Outcomes</w:t>
      </w:r>
    </w:p>
    <w:tbl>
      <w:tblPr>
        <w:tblStyle w:val="TableGrid"/>
        <w:tblW w:w="0" w:type="auto"/>
        <w:tblLook w:val="04A0" w:firstRow="1" w:lastRow="0" w:firstColumn="1" w:lastColumn="0" w:noHBand="0" w:noVBand="1"/>
      </w:tblPr>
      <w:tblGrid>
        <w:gridCol w:w="9350"/>
      </w:tblGrid>
      <w:sdt>
        <w:sdtPr>
          <w:rPr>
            <w:color w:val="0070C0"/>
            <w:sz w:val="22"/>
            <w:szCs w:val="22"/>
            <w:lang w:val="en-US"/>
          </w:rPr>
          <w:id w:val="-87537378"/>
          <w15:repeatingSection/>
        </w:sdtPr>
        <w:sdtEndPr/>
        <w:sdtContent>
          <w:sdt>
            <w:sdtPr>
              <w:rPr>
                <w:color w:val="0070C0"/>
                <w:sz w:val="22"/>
                <w:szCs w:val="22"/>
                <w:lang w:val="en-US"/>
              </w:rPr>
              <w:id w:val="1315291360"/>
              <w:placeholder>
                <w:docPart w:val="CB2A8D80A9444218A51D64D2C04B3F23"/>
              </w:placeholder>
              <w15:repeatingSectionItem/>
            </w:sdtPr>
            <w:sdtEndPr/>
            <w:sdtContent>
              <w:tr w:rsidR="00AC79A1" w:rsidRPr="00225384" w14:paraId="5CB3836F" w14:textId="77777777">
                <w:sdt>
                  <w:sdtPr>
                    <w:rPr>
                      <w:color w:val="0070C0"/>
                      <w:sz w:val="22"/>
                      <w:szCs w:val="22"/>
                      <w:lang w:val="en-US"/>
                    </w:rPr>
                    <w:alias w:val="Select one."/>
                    <w:tag w:val="Select one."/>
                    <w:id w:val="-1062790568"/>
                    <w:placeholder>
                      <w:docPart w:val="052535570A4342ADAB845602D0C67301"/>
                    </w:placeholder>
                    <w:showingPlcHdr/>
                    <w:comboBox>
                      <w:listItem w:value="Choose an item."/>
                      <w:listItem w:displayText="Unleashed Agrobiodiversity for Food, Climate and Nature" w:value="Unleashed Agrobiodiversity for Food, Climate and Nature"/>
                      <w:listItem w:displayText="Future-proofed Farms and Landscapes" w:value="Future-proofed Farms and Landscapes"/>
                      <w:listItem w:displayText="Inclusive Food Economies" w:value="Inclusive Food Economies"/>
                      <w:listItem w:displayText="Healthy Diets for All" w:value="Healthy Diets for All"/>
                      <w:listItem w:displayText="Leveraged Financing and Investment for Impact" w:value="Leveraged Financing and Investment for Impact"/>
                    </w:comboBox>
                  </w:sdtPr>
                  <w:sdtEndPr/>
                  <w:sdtContent>
                    <w:tc>
                      <w:tcPr>
                        <w:tcW w:w="9350" w:type="dxa"/>
                        <w:tcBorders>
                          <w:top w:val="single" w:sz="4" w:space="0" w:color="auto"/>
                          <w:bottom w:val="single" w:sz="4" w:space="0" w:color="auto"/>
                        </w:tcBorders>
                        <w:shd w:val="clear" w:color="auto" w:fill="F2F2F2" w:themeFill="background1" w:themeFillShade="F2"/>
                      </w:tcPr>
                      <w:p w14:paraId="2728A0F4" w14:textId="77E2F13D" w:rsidR="00AC79A1" w:rsidRPr="00225384" w:rsidRDefault="006E6664">
                        <w:pPr>
                          <w:spacing w:after="120"/>
                          <w:rPr>
                            <w:color w:val="0070C0"/>
                            <w:sz w:val="22"/>
                            <w:szCs w:val="22"/>
                            <w:lang w:val="en-US"/>
                          </w:rPr>
                        </w:pPr>
                        <w:r w:rsidRPr="009D73CA">
                          <w:rPr>
                            <w:rStyle w:val="PlaceholderText"/>
                            <w:i/>
                            <w:iCs/>
                            <w:color w:val="747474" w:themeColor="background2" w:themeShade="80"/>
                            <w:sz w:val="22"/>
                            <w:szCs w:val="22"/>
                          </w:rPr>
                          <w:t>Choose an item.</w:t>
                        </w:r>
                      </w:p>
                    </w:tc>
                  </w:sdtContent>
                </w:sdt>
              </w:tr>
            </w:sdtContent>
          </w:sdt>
        </w:sdtContent>
      </w:sdt>
      <w:tr w:rsidR="00AC79A1" w:rsidRPr="00174CDD" w14:paraId="66F334B9" w14:textId="77777777">
        <w:tc>
          <w:tcPr>
            <w:tcW w:w="9350" w:type="dxa"/>
            <w:tcBorders>
              <w:top w:val="single" w:sz="4" w:space="0" w:color="auto"/>
              <w:left w:val="nil"/>
              <w:bottom w:val="nil"/>
              <w:right w:val="nil"/>
            </w:tcBorders>
          </w:tcPr>
          <w:p w14:paraId="6DC62E82" w14:textId="5D9F4CC7" w:rsidR="00AC79A1" w:rsidRDefault="006A34F6">
            <w:pPr>
              <w:spacing w:after="120"/>
              <w:rPr>
                <w:b/>
                <w:bCs/>
                <w:color w:val="0070C0"/>
                <w:sz w:val="22"/>
                <w:szCs w:val="22"/>
                <w:lang w:val="en-US"/>
              </w:rPr>
            </w:pPr>
            <w:r>
              <w:rPr>
                <w:sz w:val="22"/>
                <w:szCs w:val="22"/>
                <w:lang w:val="en-US"/>
              </w:rPr>
              <w:t>*</w:t>
            </w:r>
            <w:r w:rsidR="00AC79A1" w:rsidRPr="00181A17">
              <w:rPr>
                <w:i/>
                <w:iCs/>
                <w:color w:val="C00000"/>
                <w:sz w:val="20"/>
                <w:szCs w:val="20"/>
                <w:lang w:val="en-US"/>
              </w:rPr>
              <w:t xml:space="preserve">Click the plus </w:t>
            </w:r>
            <w:r w:rsidR="00AC79A1" w:rsidRPr="00052F61">
              <w:rPr>
                <w:i/>
                <w:iCs/>
                <w:color w:val="0070C0"/>
                <w:sz w:val="20"/>
                <w:szCs w:val="20"/>
                <w:lang w:val="en-US"/>
              </w:rPr>
              <w:t>(</w:t>
            </w:r>
            <w:r w:rsidR="00AC79A1" w:rsidRPr="009A1C68">
              <w:rPr>
                <w:b/>
                <w:bCs/>
                <w:i/>
                <w:iCs/>
                <w:color w:val="0070C0"/>
                <w:sz w:val="22"/>
                <w:szCs w:val="22"/>
                <w:lang w:val="en-US"/>
              </w:rPr>
              <w:t>+</w:t>
            </w:r>
            <w:r w:rsidR="00AC79A1">
              <w:rPr>
                <w:i/>
                <w:iCs/>
                <w:color w:val="002060"/>
                <w:sz w:val="20"/>
                <w:szCs w:val="20"/>
                <w:lang w:val="en-US"/>
              </w:rPr>
              <w:t xml:space="preserve">) </w:t>
            </w:r>
            <w:r w:rsidR="00AC79A1" w:rsidRPr="00052F61">
              <w:rPr>
                <w:i/>
                <w:iCs/>
                <w:color w:val="C00000"/>
                <w:sz w:val="20"/>
                <w:szCs w:val="20"/>
                <w:lang w:val="en-US"/>
              </w:rPr>
              <w:t xml:space="preserve">sign at the end of the </w:t>
            </w:r>
            <w:r w:rsidR="00AC79A1">
              <w:rPr>
                <w:i/>
                <w:iCs/>
                <w:color w:val="C00000"/>
                <w:sz w:val="20"/>
                <w:szCs w:val="20"/>
                <w:lang w:val="en-US"/>
              </w:rPr>
              <w:t>row to choose another item as needed</w:t>
            </w:r>
            <w:r w:rsidR="00AC79A1" w:rsidRPr="00052F61">
              <w:rPr>
                <w:i/>
                <w:iCs/>
                <w:color w:val="C00000"/>
                <w:sz w:val="20"/>
                <w:szCs w:val="20"/>
                <w:lang w:val="en-US"/>
              </w:rPr>
              <w:t>.</w:t>
            </w:r>
          </w:p>
        </w:tc>
      </w:tr>
    </w:tbl>
    <w:p w14:paraId="1B3A9505" w14:textId="6012C1B2" w:rsidR="00AC79A1" w:rsidRDefault="00AC79A1" w:rsidP="00AC79A1">
      <w:pPr>
        <w:spacing w:before="120" w:after="120" w:line="240" w:lineRule="auto"/>
        <w:jc w:val="both"/>
        <w:rPr>
          <w:i/>
          <w:iCs/>
          <w:color w:val="3A7C22" w:themeColor="accent6" w:themeShade="BF"/>
          <w:sz w:val="22"/>
          <w:szCs w:val="22"/>
          <w:lang w:val="en-US"/>
        </w:rPr>
      </w:pPr>
      <w:r>
        <w:rPr>
          <w:i/>
          <w:iCs/>
          <w:color w:val="3A7C22" w:themeColor="accent6" w:themeShade="BF"/>
          <w:sz w:val="22"/>
          <w:szCs w:val="22"/>
          <w:lang w:val="en-US"/>
        </w:rPr>
        <w:t>C</w:t>
      </w:r>
      <w:r w:rsidRPr="002C21E0">
        <w:rPr>
          <w:i/>
          <w:iCs/>
          <w:color w:val="3A7C22" w:themeColor="accent6" w:themeShade="BF"/>
          <w:sz w:val="22"/>
          <w:szCs w:val="22"/>
          <w:lang w:val="en-US"/>
        </w:rPr>
        <w:t>lick on ‘</w:t>
      </w:r>
      <w:r w:rsidRPr="002C21E0">
        <w:rPr>
          <w:i/>
          <w:iCs/>
          <w:color w:val="0070C0"/>
          <w:sz w:val="22"/>
          <w:szCs w:val="22"/>
          <w:lang w:val="en-US"/>
        </w:rPr>
        <w:t>Choose an item</w:t>
      </w:r>
      <w:r w:rsidRPr="002C21E0">
        <w:rPr>
          <w:i/>
          <w:iCs/>
          <w:color w:val="3A7C22" w:themeColor="accent6" w:themeShade="BF"/>
          <w:sz w:val="22"/>
          <w:szCs w:val="22"/>
          <w:lang w:val="en-US"/>
        </w:rPr>
        <w:t xml:space="preserve">’ to select the </w:t>
      </w:r>
      <w:r>
        <w:rPr>
          <w:i/>
          <w:iCs/>
          <w:color w:val="3A7C22" w:themeColor="accent6" w:themeShade="BF"/>
          <w:sz w:val="22"/>
          <w:szCs w:val="22"/>
          <w:lang w:val="en-US"/>
        </w:rPr>
        <w:t>impact outcome</w:t>
      </w:r>
      <w:r w:rsidRPr="002C21E0">
        <w:rPr>
          <w:i/>
          <w:iCs/>
          <w:color w:val="3A7C22" w:themeColor="accent6" w:themeShade="BF"/>
          <w:sz w:val="22"/>
          <w:szCs w:val="22"/>
          <w:lang w:val="en-US"/>
        </w:rPr>
        <w:t xml:space="preserve"> that the reported case contributes to. If it contributes to more than one </w:t>
      </w:r>
      <w:r>
        <w:rPr>
          <w:i/>
          <w:iCs/>
          <w:color w:val="3A7C22" w:themeColor="accent6" w:themeShade="BF"/>
          <w:sz w:val="22"/>
          <w:szCs w:val="22"/>
          <w:lang w:val="en-US"/>
        </w:rPr>
        <w:t>impact outcome</w:t>
      </w:r>
      <w:r w:rsidRPr="002C21E0">
        <w:rPr>
          <w:i/>
          <w:iCs/>
          <w:color w:val="3A7C22" w:themeColor="accent6" w:themeShade="BF"/>
          <w:sz w:val="22"/>
          <w:szCs w:val="22"/>
          <w:lang w:val="en-US"/>
        </w:rPr>
        <w:t>, click the plus (</w:t>
      </w:r>
      <w:r w:rsidRPr="002C21E0">
        <w:rPr>
          <w:b/>
          <w:bCs/>
          <w:i/>
          <w:iCs/>
          <w:color w:val="0070C0"/>
          <w:sz w:val="22"/>
          <w:szCs w:val="22"/>
          <w:lang w:val="en-US"/>
        </w:rPr>
        <w:t>+</w:t>
      </w:r>
      <w:r w:rsidRPr="002C21E0">
        <w:rPr>
          <w:i/>
          <w:iCs/>
          <w:color w:val="3A7C22" w:themeColor="accent6" w:themeShade="BF"/>
          <w:sz w:val="22"/>
          <w:szCs w:val="22"/>
          <w:lang w:val="en-US"/>
        </w:rPr>
        <w:t xml:space="preserve">) sign at the end of the row to add more. </w:t>
      </w:r>
    </w:p>
    <w:p w14:paraId="5057D3BC" w14:textId="230B78D8" w:rsidR="009236C4" w:rsidRPr="00CC72C8" w:rsidRDefault="009236C4" w:rsidP="009236C4">
      <w:pPr>
        <w:spacing w:before="120" w:after="120" w:line="240" w:lineRule="auto"/>
        <w:jc w:val="both"/>
        <w:rPr>
          <w:i/>
          <w:iCs/>
          <w:color w:val="3A7C22" w:themeColor="accent6" w:themeShade="BF"/>
          <w:sz w:val="22"/>
          <w:szCs w:val="22"/>
          <w:lang w:val="en-US"/>
        </w:rPr>
      </w:pPr>
      <w:r w:rsidRPr="00134C40">
        <w:rPr>
          <w:b/>
          <w:bCs/>
          <w:i/>
          <w:iCs/>
          <w:color w:val="3A7C22" w:themeColor="accent6" w:themeShade="BF"/>
          <w:sz w:val="22"/>
          <w:szCs w:val="22"/>
          <w:lang w:val="en-US"/>
        </w:rPr>
        <w:t xml:space="preserve">Unleashed Agrobiodiversity for Food, </w:t>
      </w:r>
      <w:r>
        <w:rPr>
          <w:b/>
          <w:bCs/>
          <w:i/>
          <w:iCs/>
          <w:color w:val="3A7C22" w:themeColor="accent6" w:themeShade="BF"/>
          <w:sz w:val="22"/>
          <w:szCs w:val="22"/>
          <w:lang w:val="en-US"/>
        </w:rPr>
        <w:t xml:space="preserve">Climate </w:t>
      </w:r>
      <w:r w:rsidRPr="00134C40">
        <w:rPr>
          <w:b/>
          <w:bCs/>
          <w:i/>
          <w:iCs/>
          <w:color w:val="3A7C22" w:themeColor="accent6" w:themeShade="BF"/>
          <w:sz w:val="22"/>
          <w:szCs w:val="22"/>
          <w:lang w:val="en-US"/>
        </w:rPr>
        <w:t>and Nature</w:t>
      </w:r>
      <w:r>
        <w:rPr>
          <w:i/>
          <w:iCs/>
          <w:color w:val="3A7C22" w:themeColor="accent6" w:themeShade="BF"/>
          <w:sz w:val="22"/>
          <w:szCs w:val="22"/>
          <w:lang w:val="en-US"/>
        </w:rPr>
        <w:t>:</w:t>
      </w:r>
      <w:r w:rsidRPr="00CC72C8">
        <w:rPr>
          <w:i/>
          <w:iCs/>
          <w:color w:val="3A7C22" w:themeColor="accent6" w:themeShade="BF"/>
          <w:sz w:val="22"/>
          <w:szCs w:val="22"/>
          <w:lang w:val="en-US"/>
        </w:rPr>
        <w:t xml:space="preserve"> Strengthened resilience through diversified crops and next-generation breeding.</w:t>
      </w:r>
      <w:r>
        <w:rPr>
          <w:i/>
          <w:iCs/>
          <w:color w:val="3A7C22" w:themeColor="accent6" w:themeShade="BF"/>
          <w:sz w:val="22"/>
          <w:szCs w:val="22"/>
          <w:lang w:val="en-US"/>
        </w:rPr>
        <w:t xml:space="preserve"> </w:t>
      </w:r>
      <w:proofErr w:type="spellStart"/>
      <w:r w:rsidRPr="00CC72C8">
        <w:rPr>
          <w:i/>
          <w:iCs/>
          <w:color w:val="3A7C22" w:themeColor="accent6" w:themeShade="BF"/>
          <w:sz w:val="22"/>
          <w:szCs w:val="22"/>
          <w:lang w:val="en-US"/>
        </w:rPr>
        <w:t>Genebanks</w:t>
      </w:r>
      <w:proofErr w:type="spellEnd"/>
      <w:r w:rsidRPr="00CC72C8">
        <w:rPr>
          <w:i/>
          <w:iCs/>
          <w:color w:val="3A7C22" w:themeColor="accent6" w:themeShade="BF"/>
          <w:sz w:val="22"/>
          <w:szCs w:val="22"/>
          <w:lang w:val="en-US"/>
        </w:rPr>
        <w:t>, breeding programs, farming communities, and public and private seed sectors work together to safeguard, improve, and deploy agrobiodiversity at scale The genetic wealth held in collections and farmer fields is actively translated into sustainable, nutritious food options. The value of agrobiodiversity is well understood and rewarded</w:t>
      </w:r>
      <w:r w:rsidR="00A943AC">
        <w:rPr>
          <w:i/>
          <w:iCs/>
          <w:color w:val="3A7C22" w:themeColor="accent6" w:themeShade="BF"/>
          <w:sz w:val="22"/>
          <w:szCs w:val="22"/>
          <w:lang w:val="en-US"/>
        </w:rPr>
        <w:t>,</w:t>
      </w:r>
      <w:r w:rsidRPr="00CC72C8">
        <w:rPr>
          <w:i/>
          <w:iCs/>
          <w:color w:val="3A7C22" w:themeColor="accent6" w:themeShade="BF"/>
          <w:sz w:val="22"/>
          <w:szCs w:val="22"/>
          <w:lang w:val="en-US"/>
        </w:rPr>
        <w:t xml:space="preserve"> and conservation and use become self-reinforcing, driven by both public commitment and market demand</w:t>
      </w:r>
    </w:p>
    <w:p w14:paraId="5462C1F7" w14:textId="3D83A5AA" w:rsidR="009236C4" w:rsidRPr="00CC72C8" w:rsidRDefault="009236C4" w:rsidP="009236C4">
      <w:pPr>
        <w:spacing w:before="120" w:after="120" w:line="240" w:lineRule="auto"/>
        <w:jc w:val="both"/>
        <w:rPr>
          <w:i/>
          <w:iCs/>
          <w:color w:val="3A7C22" w:themeColor="accent6" w:themeShade="BF"/>
          <w:sz w:val="22"/>
          <w:szCs w:val="22"/>
          <w:lang w:val="en-US"/>
        </w:rPr>
      </w:pPr>
      <w:r w:rsidRPr="006E5642">
        <w:rPr>
          <w:b/>
          <w:bCs/>
          <w:i/>
          <w:iCs/>
          <w:color w:val="3A7C22" w:themeColor="accent6" w:themeShade="BF"/>
          <w:sz w:val="22"/>
          <w:szCs w:val="22"/>
          <w:lang w:val="en-US"/>
        </w:rPr>
        <w:t>Future-Proofed Farms and Landscapes</w:t>
      </w:r>
      <w:r w:rsidRPr="00CC72C8">
        <w:rPr>
          <w:i/>
          <w:iCs/>
          <w:color w:val="3A7C22" w:themeColor="accent6" w:themeShade="BF"/>
          <w:sz w:val="22"/>
          <w:szCs w:val="22"/>
          <w:lang w:val="en-US"/>
        </w:rPr>
        <w:t>: Scaled climate resilience, nature-positive solutions, and digital innovation.</w:t>
      </w:r>
      <w:r>
        <w:rPr>
          <w:i/>
          <w:iCs/>
          <w:color w:val="3A7C22" w:themeColor="accent6" w:themeShade="BF"/>
          <w:sz w:val="22"/>
          <w:szCs w:val="22"/>
          <w:lang w:val="en-US"/>
        </w:rPr>
        <w:t xml:space="preserve"> </w:t>
      </w:r>
      <w:r w:rsidRPr="00CC72C8">
        <w:rPr>
          <w:i/>
          <w:iCs/>
          <w:color w:val="3A7C22" w:themeColor="accent6" w:themeShade="BF"/>
          <w:sz w:val="22"/>
          <w:szCs w:val="22"/>
          <w:lang w:val="en-US"/>
        </w:rPr>
        <w:t>Farmers, communities and their supporting institutions and organizations collaboratively innovate to transform farms and landscapes into equitable, climate-resilient, and environmentally friendly systems. These systems provide diverse, nutritious food, income and ecosystem benefits</w:t>
      </w:r>
    </w:p>
    <w:p w14:paraId="6BB8056F" w14:textId="14218ADC" w:rsidR="009236C4" w:rsidRPr="00CC72C8" w:rsidRDefault="009236C4" w:rsidP="009236C4">
      <w:pPr>
        <w:spacing w:before="120" w:after="120" w:line="240" w:lineRule="auto"/>
        <w:jc w:val="both"/>
        <w:rPr>
          <w:i/>
          <w:iCs/>
          <w:color w:val="3A7C22" w:themeColor="accent6" w:themeShade="BF"/>
          <w:sz w:val="22"/>
          <w:szCs w:val="22"/>
          <w:lang w:val="en-US"/>
        </w:rPr>
      </w:pPr>
      <w:r w:rsidRPr="006E5642">
        <w:rPr>
          <w:b/>
          <w:bCs/>
          <w:i/>
          <w:iCs/>
          <w:color w:val="3A7C22" w:themeColor="accent6" w:themeShade="BF"/>
          <w:sz w:val="22"/>
          <w:szCs w:val="22"/>
          <w:lang w:val="en-US"/>
        </w:rPr>
        <w:t>Inclusive Food Economies</w:t>
      </w:r>
      <w:r w:rsidRPr="00CC72C8">
        <w:rPr>
          <w:i/>
          <w:iCs/>
          <w:color w:val="3A7C22" w:themeColor="accent6" w:themeShade="BF"/>
          <w:sz w:val="22"/>
          <w:szCs w:val="22"/>
          <w:lang w:val="en-US"/>
        </w:rPr>
        <w:t>: Fair and resilient markets that reduce inequality.</w:t>
      </w:r>
      <w:r>
        <w:rPr>
          <w:i/>
          <w:iCs/>
          <w:color w:val="3A7C22" w:themeColor="accent6" w:themeShade="BF"/>
          <w:sz w:val="22"/>
          <w:szCs w:val="22"/>
          <w:lang w:val="en-US"/>
        </w:rPr>
        <w:t xml:space="preserve"> </w:t>
      </w:r>
      <w:r w:rsidRPr="00CC72C8">
        <w:rPr>
          <w:i/>
          <w:iCs/>
          <w:color w:val="3A7C22" w:themeColor="accent6" w:themeShade="BF"/>
          <w:sz w:val="22"/>
          <w:szCs w:val="22"/>
          <w:lang w:val="en-US"/>
        </w:rPr>
        <w:t xml:space="preserve">Producers, processors, traders, and buyers </w:t>
      </w:r>
      <w:proofErr w:type="gramStart"/>
      <w:r w:rsidRPr="00CC72C8">
        <w:rPr>
          <w:i/>
          <w:iCs/>
          <w:color w:val="3A7C22" w:themeColor="accent6" w:themeShade="BF"/>
          <w:sz w:val="22"/>
          <w:szCs w:val="22"/>
          <w:lang w:val="en-US"/>
        </w:rPr>
        <w:t>are able to</w:t>
      </w:r>
      <w:proofErr w:type="gramEnd"/>
      <w:r w:rsidRPr="00CC72C8">
        <w:rPr>
          <w:i/>
          <w:iCs/>
          <w:color w:val="3A7C22" w:themeColor="accent6" w:themeShade="BF"/>
          <w:sz w:val="22"/>
          <w:szCs w:val="22"/>
          <w:lang w:val="en-US"/>
        </w:rPr>
        <w:t xml:space="preserve"> leverage inclusive markets, finance, and infrastructure, enabling innovation and entrepreneurship, providing secure livelihood opportunities, and boosting prosperity. Diverse, nutritious, and culturally grounded foods, rooted in locally adapted crops and </w:t>
      </w:r>
      <w:r w:rsidR="00A1777F">
        <w:rPr>
          <w:i/>
          <w:iCs/>
          <w:color w:val="3A7C22" w:themeColor="accent6" w:themeShade="BF"/>
          <w:sz w:val="22"/>
          <w:szCs w:val="22"/>
          <w:lang w:val="en-US"/>
        </w:rPr>
        <w:t>I</w:t>
      </w:r>
      <w:r w:rsidRPr="00CC72C8">
        <w:rPr>
          <w:i/>
          <w:iCs/>
          <w:color w:val="3A7C22" w:themeColor="accent6" w:themeShade="BF"/>
          <w:sz w:val="22"/>
          <w:szCs w:val="22"/>
          <w:lang w:val="en-US"/>
        </w:rPr>
        <w:t>ndigenous knowledge are visible, valued, and competitive in mainstream markets. Healthier diets become more affordable and accessible, while economic opportunity and agency are more equitably distributed across food systems.</w:t>
      </w:r>
    </w:p>
    <w:p w14:paraId="0DB551F6" w14:textId="4C26A4D4" w:rsidR="009236C4" w:rsidRPr="00CC72C8" w:rsidRDefault="009236C4" w:rsidP="009236C4">
      <w:pPr>
        <w:spacing w:before="120" w:after="120" w:line="240" w:lineRule="auto"/>
        <w:jc w:val="both"/>
        <w:rPr>
          <w:i/>
          <w:iCs/>
          <w:color w:val="3A7C22" w:themeColor="accent6" w:themeShade="BF"/>
          <w:sz w:val="22"/>
          <w:szCs w:val="22"/>
          <w:lang w:val="en-US"/>
        </w:rPr>
      </w:pPr>
      <w:r w:rsidRPr="006E5642">
        <w:rPr>
          <w:b/>
          <w:bCs/>
          <w:i/>
          <w:iCs/>
          <w:color w:val="3A7C22" w:themeColor="accent6" w:themeShade="BF"/>
          <w:sz w:val="22"/>
          <w:szCs w:val="22"/>
          <w:lang w:val="en-US"/>
        </w:rPr>
        <w:t>Healthy Diets for All</w:t>
      </w:r>
      <w:r w:rsidRPr="00CC72C8">
        <w:rPr>
          <w:i/>
          <w:iCs/>
          <w:color w:val="3A7C22" w:themeColor="accent6" w:themeShade="BF"/>
          <w:sz w:val="22"/>
          <w:szCs w:val="22"/>
          <w:lang w:val="en-US"/>
        </w:rPr>
        <w:t>: Nutritious and sustainable diets made more accessible.</w:t>
      </w:r>
      <w:r w:rsidR="006B3D0D">
        <w:rPr>
          <w:i/>
          <w:iCs/>
          <w:color w:val="3A7C22" w:themeColor="accent6" w:themeShade="BF"/>
          <w:sz w:val="22"/>
          <w:szCs w:val="22"/>
          <w:lang w:val="en-US"/>
        </w:rPr>
        <w:t xml:space="preserve"> </w:t>
      </w:r>
      <w:r w:rsidRPr="00CC72C8">
        <w:rPr>
          <w:i/>
          <w:iCs/>
          <w:color w:val="3A7C22" w:themeColor="accent6" w:themeShade="BF"/>
          <w:sz w:val="22"/>
          <w:szCs w:val="22"/>
          <w:lang w:val="en-US"/>
        </w:rPr>
        <w:t xml:space="preserve">People, including vulnerable and marginalized groups, can access and consume healthy, safe, sustainable diets, even in times of </w:t>
      </w:r>
      <w:proofErr w:type="gramStart"/>
      <w:r w:rsidRPr="00CC72C8">
        <w:rPr>
          <w:i/>
          <w:iCs/>
          <w:color w:val="3A7C22" w:themeColor="accent6" w:themeShade="BF"/>
          <w:sz w:val="22"/>
          <w:szCs w:val="22"/>
          <w:lang w:val="en-US"/>
        </w:rPr>
        <w:t>shocks</w:t>
      </w:r>
      <w:proofErr w:type="gramEnd"/>
      <w:r w:rsidRPr="00CC72C8">
        <w:rPr>
          <w:i/>
          <w:iCs/>
          <w:color w:val="3A7C22" w:themeColor="accent6" w:themeShade="BF"/>
          <w:sz w:val="22"/>
          <w:szCs w:val="22"/>
          <w:lang w:val="en-US"/>
        </w:rPr>
        <w:t xml:space="preserve"> and crises.</w:t>
      </w:r>
    </w:p>
    <w:p w14:paraId="00160DBB" w14:textId="6435AC31" w:rsidR="009236C4" w:rsidRDefault="009236C4" w:rsidP="009236C4">
      <w:pPr>
        <w:spacing w:before="120" w:after="120" w:line="240" w:lineRule="auto"/>
        <w:jc w:val="both"/>
        <w:rPr>
          <w:i/>
          <w:iCs/>
          <w:color w:val="3A7C22" w:themeColor="accent6" w:themeShade="BF"/>
          <w:sz w:val="22"/>
          <w:szCs w:val="22"/>
          <w:lang w:val="en-US"/>
        </w:rPr>
      </w:pPr>
      <w:r w:rsidRPr="006E5642">
        <w:rPr>
          <w:b/>
          <w:bCs/>
          <w:i/>
          <w:iCs/>
          <w:color w:val="3A7C22" w:themeColor="accent6" w:themeShade="BF"/>
          <w:sz w:val="22"/>
          <w:szCs w:val="22"/>
          <w:lang w:val="en-US"/>
        </w:rPr>
        <w:t>Leveraged Financing and Investment for Impact</w:t>
      </w:r>
      <w:r w:rsidRPr="00CC72C8">
        <w:rPr>
          <w:i/>
          <w:iCs/>
          <w:color w:val="3A7C22" w:themeColor="accent6" w:themeShade="BF"/>
          <w:sz w:val="22"/>
          <w:szCs w:val="22"/>
          <w:lang w:val="en-US"/>
        </w:rPr>
        <w:t>: Mobilized public and private investment to scale transformation.</w:t>
      </w:r>
      <w:r>
        <w:rPr>
          <w:i/>
          <w:iCs/>
          <w:color w:val="3A7C22" w:themeColor="accent6" w:themeShade="BF"/>
          <w:sz w:val="22"/>
          <w:szCs w:val="22"/>
          <w:lang w:val="en-US"/>
        </w:rPr>
        <w:t xml:space="preserve"> </w:t>
      </w:r>
      <w:r w:rsidRPr="00CC72C8">
        <w:rPr>
          <w:i/>
          <w:iCs/>
          <w:color w:val="3A7C22" w:themeColor="accent6" w:themeShade="BF"/>
          <w:sz w:val="22"/>
          <w:szCs w:val="22"/>
          <w:lang w:val="en-US"/>
        </w:rPr>
        <w:t>Scientific discovery, innovation</w:t>
      </w:r>
      <w:r w:rsidR="003B23F9">
        <w:rPr>
          <w:i/>
          <w:iCs/>
          <w:color w:val="3A7C22" w:themeColor="accent6" w:themeShade="BF"/>
          <w:sz w:val="22"/>
          <w:szCs w:val="22"/>
          <w:lang w:val="en-US"/>
        </w:rPr>
        <w:t>,</w:t>
      </w:r>
      <w:r w:rsidRPr="00CC72C8">
        <w:rPr>
          <w:i/>
          <w:iCs/>
          <w:color w:val="3A7C22" w:themeColor="accent6" w:themeShade="BF"/>
          <w:sz w:val="22"/>
          <w:szCs w:val="22"/>
          <w:lang w:val="en-US"/>
        </w:rPr>
        <w:t xml:space="preserve"> and finance operate as a continuous system. Farmers, enterprises</w:t>
      </w:r>
      <w:r w:rsidR="006B3D0D">
        <w:rPr>
          <w:i/>
          <w:iCs/>
          <w:color w:val="3A7C22" w:themeColor="accent6" w:themeShade="BF"/>
          <w:sz w:val="22"/>
          <w:szCs w:val="22"/>
          <w:lang w:val="en-US"/>
        </w:rPr>
        <w:t>,</w:t>
      </w:r>
      <w:r w:rsidRPr="00CC72C8">
        <w:rPr>
          <w:i/>
          <w:iCs/>
          <w:color w:val="3A7C22" w:themeColor="accent6" w:themeShade="BF"/>
          <w:sz w:val="22"/>
          <w:szCs w:val="22"/>
          <w:lang w:val="en-US"/>
        </w:rPr>
        <w:t xml:space="preserve"> and investors adopt science-based solutions at scale, supported by strong innovation ecosystems and aligned financial instruments. Public and private sector finance serves as a catalyst to transform food and land systems</w:t>
      </w:r>
      <w:r w:rsidR="0045145B">
        <w:rPr>
          <w:i/>
          <w:iCs/>
          <w:color w:val="3A7C22" w:themeColor="accent6" w:themeShade="BF"/>
          <w:sz w:val="22"/>
          <w:szCs w:val="22"/>
          <w:lang w:val="en-US"/>
        </w:rPr>
        <w:t>,</w:t>
      </w:r>
      <w:r w:rsidRPr="00CC72C8">
        <w:rPr>
          <w:i/>
          <w:iCs/>
          <w:color w:val="3A7C22" w:themeColor="accent6" w:themeShade="BF"/>
          <w:sz w:val="22"/>
          <w:szCs w:val="22"/>
          <w:lang w:val="en-US"/>
        </w:rPr>
        <w:t xml:space="preserve"> directing investment toward entrepreneurs, building more resilient food systems that deliver benefits for climate, equity, and prosperity, while nourishing people and the planet.</w:t>
      </w:r>
    </w:p>
    <w:p w14:paraId="68A48A4C" w14:textId="77777777" w:rsidR="00644F45" w:rsidRDefault="00644F45" w:rsidP="009236C4">
      <w:pPr>
        <w:spacing w:before="120" w:after="120" w:line="240" w:lineRule="auto"/>
        <w:jc w:val="both"/>
        <w:rPr>
          <w:i/>
          <w:iCs/>
          <w:color w:val="3A7C22" w:themeColor="accent6" w:themeShade="BF"/>
          <w:sz w:val="22"/>
          <w:szCs w:val="22"/>
          <w:lang w:val="en-US"/>
        </w:rPr>
      </w:pPr>
    </w:p>
    <w:p w14:paraId="0C27685A" w14:textId="275CDCF4" w:rsidR="00644F45" w:rsidRPr="006B7515" w:rsidRDefault="00644F45" w:rsidP="006B7515">
      <w:pPr>
        <w:pStyle w:val="Heading2"/>
        <w:ind w:left="317"/>
      </w:pPr>
      <w:r w:rsidRPr="006B7515">
        <w:t>Maturity of Change Reported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sdt>
        <w:sdtPr>
          <w:rPr>
            <w:color w:val="0070C0"/>
            <w:sz w:val="22"/>
            <w:szCs w:val="22"/>
            <w:lang w:val="en-US"/>
          </w:rPr>
          <w:id w:val="2128968289"/>
          <w15:repeatingSection/>
        </w:sdtPr>
        <w:sdtEndPr/>
        <w:sdtContent>
          <w:sdt>
            <w:sdtPr>
              <w:rPr>
                <w:color w:val="0070C0"/>
                <w:sz w:val="22"/>
                <w:szCs w:val="22"/>
                <w:lang w:val="en-US"/>
              </w:rPr>
              <w:id w:val="699358223"/>
              <w:placeholder>
                <w:docPart w:val="9B82FA69DD444F7EA5BF68F8E90E26B9"/>
              </w:placeholder>
              <w15:repeatingSectionItem/>
            </w:sdtPr>
            <w:sdtEndPr/>
            <w:sdtContent>
              <w:tr w:rsidR="00491955" w:rsidRPr="002637B9" w14:paraId="4827DC9A" w14:textId="77777777" w:rsidTr="00491955">
                <w:tc>
                  <w:tcPr>
                    <w:tcW w:w="9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C037C1" w14:textId="00C4326D" w:rsidR="00491955" w:rsidRPr="002637B9" w:rsidRDefault="00CB0C1C" w:rsidP="00404A03">
                    <w:pPr>
                      <w:tabs>
                        <w:tab w:val="center" w:pos="4567"/>
                      </w:tabs>
                      <w:spacing w:after="120"/>
                      <w:rPr>
                        <w:color w:val="0070C0"/>
                        <w:sz w:val="22"/>
                        <w:szCs w:val="22"/>
                        <w:lang w:val="en-US"/>
                      </w:rPr>
                    </w:pPr>
                    <w:sdt>
                      <w:sdtPr>
                        <w:rPr>
                          <w:color w:val="0070C0"/>
                          <w:sz w:val="22"/>
                          <w:szCs w:val="22"/>
                          <w:lang w:val="en-US"/>
                        </w:rPr>
                        <w:alias w:val="Select one."/>
                        <w:tag w:val="Select one."/>
                        <w:id w:val="287632576"/>
                        <w:placeholder>
                          <w:docPart w:val="3BDA165FE19145F8B7409132D354CA1E"/>
                        </w:placeholder>
                        <w:showingPlcHdr/>
                        <w:dropDownList>
                          <w:listItem w:value="Choose an item."/>
                          <w:listItem w:displayText="Level 1: Discourse/behavior changes (Sphere of Influence)" w:value="Level 1: Discourse/behavior changes (Sphere of Influence)"/>
                          <w:listItem w:displayText="Level 2: Policy and/or in-practice changes (Sphere of Influence)" w:value="Level 2: Policy and/or in-practice changes (Sphere of Influence)"/>
                          <w:listItem w:displayText="Level 3: Adoption or impact at scale (Sphere of Interest)" w:value="Level 3: Adoption or impact at scale (Sphere of Interest)"/>
                        </w:dropDownList>
                      </w:sdtPr>
                      <w:sdtEndPr/>
                      <w:sdtContent>
                        <w:r w:rsidR="000F2C6E" w:rsidRPr="009D73CA">
                          <w:rPr>
                            <w:rStyle w:val="PlaceholderText"/>
                            <w:i/>
                            <w:iCs/>
                            <w:color w:val="747474" w:themeColor="background2" w:themeShade="80"/>
                            <w:sz w:val="22"/>
                            <w:szCs w:val="22"/>
                          </w:rPr>
                          <w:t>Choose an item.</w:t>
                        </w:r>
                      </w:sdtContent>
                    </w:sdt>
                    <w:r w:rsidR="00491955" w:rsidRPr="002637B9">
                      <w:rPr>
                        <w:color w:val="0070C0"/>
                        <w:sz w:val="22"/>
                        <w:szCs w:val="22"/>
                        <w:lang w:val="en-US"/>
                      </w:rPr>
                      <w:tab/>
                    </w:r>
                  </w:p>
                </w:tc>
              </w:tr>
            </w:sdtContent>
          </w:sdt>
        </w:sdtContent>
      </w:sdt>
    </w:tbl>
    <w:p w14:paraId="39331C68" w14:textId="4963C829" w:rsidR="008B122F" w:rsidRPr="00BA7099" w:rsidRDefault="008B122F" w:rsidP="008B122F">
      <w:pPr>
        <w:spacing w:before="120" w:after="120" w:line="240" w:lineRule="auto"/>
        <w:jc w:val="both"/>
        <w:rPr>
          <w:i/>
          <w:iCs/>
          <w:color w:val="3A7C22" w:themeColor="accent6" w:themeShade="BF"/>
          <w:sz w:val="22"/>
          <w:szCs w:val="22"/>
        </w:rPr>
      </w:pPr>
      <w:r>
        <w:rPr>
          <w:i/>
          <w:iCs/>
          <w:color w:val="3A7C22" w:themeColor="accent6" w:themeShade="BF"/>
          <w:sz w:val="22"/>
          <w:szCs w:val="22"/>
        </w:rPr>
        <w:t xml:space="preserve">Here, we </w:t>
      </w:r>
      <w:r w:rsidR="002F3490">
        <w:rPr>
          <w:i/>
          <w:iCs/>
          <w:color w:val="3A7C22" w:themeColor="accent6" w:themeShade="BF"/>
          <w:sz w:val="22"/>
          <w:szCs w:val="22"/>
        </w:rPr>
        <w:t xml:space="preserve">aim to </w:t>
      </w:r>
      <w:r>
        <w:rPr>
          <w:i/>
          <w:iCs/>
          <w:color w:val="3A7C22" w:themeColor="accent6" w:themeShade="BF"/>
          <w:sz w:val="22"/>
          <w:szCs w:val="22"/>
        </w:rPr>
        <w:t>capture</w:t>
      </w:r>
      <w:r w:rsidR="00547132">
        <w:rPr>
          <w:i/>
          <w:iCs/>
          <w:color w:val="3A7C22" w:themeColor="accent6" w:themeShade="BF"/>
          <w:sz w:val="22"/>
          <w:szCs w:val="22"/>
        </w:rPr>
        <w:t xml:space="preserve"> the</w:t>
      </w:r>
      <w:r w:rsidRPr="6D8F3259">
        <w:rPr>
          <w:i/>
          <w:iCs/>
          <w:color w:val="3A7C22" w:themeColor="accent6" w:themeShade="BF"/>
          <w:sz w:val="22"/>
          <w:szCs w:val="22"/>
        </w:rPr>
        <w:t xml:space="preserve"> </w:t>
      </w:r>
      <w:r w:rsidR="008D1152">
        <w:rPr>
          <w:i/>
          <w:iCs/>
          <w:color w:val="3A7C22" w:themeColor="accent6" w:themeShade="BF"/>
          <w:sz w:val="22"/>
          <w:szCs w:val="22"/>
        </w:rPr>
        <w:t xml:space="preserve">different </w:t>
      </w:r>
      <w:r w:rsidR="006B3D0D">
        <w:rPr>
          <w:i/>
          <w:iCs/>
          <w:color w:val="3A7C22" w:themeColor="accent6" w:themeShade="BF"/>
          <w:sz w:val="22"/>
          <w:szCs w:val="22"/>
        </w:rPr>
        <w:t xml:space="preserve">outcome/impact </w:t>
      </w:r>
      <w:r w:rsidRPr="6D8F3259">
        <w:rPr>
          <w:i/>
          <w:iCs/>
          <w:color w:val="3A7C22" w:themeColor="accent6" w:themeShade="BF"/>
          <w:sz w:val="22"/>
          <w:szCs w:val="22"/>
        </w:rPr>
        <w:t>maturity level</w:t>
      </w:r>
      <w:r>
        <w:rPr>
          <w:i/>
          <w:iCs/>
          <w:color w:val="3A7C22" w:themeColor="accent6" w:themeShade="BF"/>
          <w:sz w:val="22"/>
          <w:szCs w:val="22"/>
        </w:rPr>
        <w:t>s</w:t>
      </w:r>
      <w:r w:rsidRPr="6D8F3259">
        <w:rPr>
          <w:i/>
          <w:iCs/>
          <w:color w:val="3A7C22" w:themeColor="accent6" w:themeShade="BF"/>
          <w:sz w:val="22"/>
          <w:szCs w:val="22"/>
        </w:rPr>
        <w:t xml:space="preserve"> and scale</w:t>
      </w:r>
      <w:r>
        <w:rPr>
          <w:i/>
          <w:iCs/>
          <w:color w:val="3A7C22" w:themeColor="accent6" w:themeShade="BF"/>
          <w:sz w:val="22"/>
          <w:szCs w:val="22"/>
        </w:rPr>
        <w:t>s,</w:t>
      </w:r>
      <w:r w:rsidRPr="6D8F3259">
        <w:rPr>
          <w:i/>
          <w:iCs/>
          <w:color w:val="3A7C22" w:themeColor="accent6" w:themeShade="BF"/>
          <w:sz w:val="22"/>
          <w:szCs w:val="22"/>
        </w:rPr>
        <w:t xml:space="preserve"> from early behavior changes </w:t>
      </w:r>
      <w:r>
        <w:rPr>
          <w:i/>
          <w:iCs/>
          <w:color w:val="3A7C22" w:themeColor="accent6" w:themeShade="BF"/>
          <w:sz w:val="22"/>
          <w:szCs w:val="22"/>
        </w:rPr>
        <w:t>among</w:t>
      </w:r>
      <w:r w:rsidRPr="6D8F3259">
        <w:rPr>
          <w:i/>
          <w:iCs/>
          <w:color w:val="3A7C22" w:themeColor="accent6" w:themeShade="BF"/>
          <w:sz w:val="22"/>
          <w:szCs w:val="22"/>
        </w:rPr>
        <w:t xml:space="preserve"> ‘boundary partners’ (sphere of influence) to long-term, large-scale ex-post changes in health, wealth</w:t>
      </w:r>
      <w:r>
        <w:rPr>
          <w:i/>
          <w:iCs/>
          <w:color w:val="3A7C22" w:themeColor="accent6" w:themeShade="BF"/>
          <w:sz w:val="22"/>
          <w:szCs w:val="22"/>
        </w:rPr>
        <w:t>,</w:t>
      </w:r>
      <w:r w:rsidRPr="6D8F3259">
        <w:rPr>
          <w:i/>
          <w:iCs/>
          <w:color w:val="3A7C22" w:themeColor="accent6" w:themeShade="BF"/>
          <w:sz w:val="22"/>
          <w:szCs w:val="22"/>
        </w:rPr>
        <w:t xml:space="preserve"> or environmental factors to which CGIAR research has contributed (sphere of interest).</w:t>
      </w:r>
    </w:p>
    <w:p w14:paraId="78D58F2E" w14:textId="38A052C4" w:rsidR="008B122F" w:rsidRPr="00BA7099" w:rsidRDefault="008B122F" w:rsidP="008B122F">
      <w:pPr>
        <w:spacing w:before="120" w:after="120" w:line="240" w:lineRule="auto"/>
        <w:jc w:val="both"/>
        <w:rPr>
          <w:i/>
          <w:iCs/>
          <w:color w:val="3A7C22" w:themeColor="accent6" w:themeShade="BF"/>
          <w:sz w:val="22"/>
          <w:szCs w:val="22"/>
        </w:rPr>
      </w:pPr>
      <w:r w:rsidRPr="6D8F3259">
        <w:rPr>
          <w:i/>
          <w:iCs/>
          <w:color w:val="3A7C22" w:themeColor="accent6" w:themeShade="BF"/>
          <w:sz w:val="22"/>
          <w:szCs w:val="22"/>
        </w:rPr>
        <w:t xml:space="preserve">Research programs are encouraged to </w:t>
      </w:r>
      <w:r w:rsidRPr="00D50340">
        <w:rPr>
          <w:i/>
          <w:color w:val="3A7C22" w:themeColor="accent6" w:themeShade="BF"/>
          <w:sz w:val="22"/>
          <w:szCs w:val="22"/>
        </w:rPr>
        <w:t>collaborate</w:t>
      </w:r>
      <w:r w:rsidR="008C2CA9" w:rsidRPr="00F47613">
        <w:rPr>
          <w:i/>
          <w:iCs/>
          <w:color w:val="3A7C22" w:themeColor="accent6" w:themeShade="BF"/>
          <w:sz w:val="22"/>
          <w:szCs w:val="22"/>
        </w:rPr>
        <w:t>, wherever</w:t>
      </w:r>
      <w:r w:rsidR="008C2CA9" w:rsidRPr="6D8F3259">
        <w:rPr>
          <w:i/>
          <w:iCs/>
          <w:color w:val="3A7C22" w:themeColor="accent6" w:themeShade="BF"/>
          <w:sz w:val="22"/>
          <w:szCs w:val="22"/>
        </w:rPr>
        <w:t xml:space="preserve"> possible</w:t>
      </w:r>
      <w:r w:rsidR="008C2CA9">
        <w:rPr>
          <w:i/>
          <w:iCs/>
          <w:color w:val="3A7C22" w:themeColor="accent6" w:themeShade="BF"/>
          <w:sz w:val="22"/>
          <w:szCs w:val="22"/>
        </w:rPr>
        <w:t>,</w:t>
      </w:r>
      <w:r>
        <w:rPr>
          <w:i/>
          <w:iCs/>
          <w:color w:val="3A7C22" w:themeColor="accent6" w:themeShade="BF"/>
          <w:sz w:val="22"/>
          <w:szCs w:val="22"/>
        </w:rPr>
        <w:t xml:space="preserve"> </w:t>
      </w:r>
      <w:r w:rsidRPr="6D8F3259">
        <w:rPr>
          <w:i/>
          <w:iCs/>
          <w:color w:val="3A7C22" w:themeColor="accent6" w:themeShade="BF"/>
          <w:sz w:val="22"/>
          <w:szCs w:val="22"/>
        </w:rPr>
        <w:t>with partners such as the PISA-FAE</w:t>
      </w:r>
      <w:r w:rsidRPr="6D8F3259">
        <w:rPr>
          <w:rStyle w:val="FootnoteReference"/>
          <w:i/>
          <w:iCs/>
          <w:color w:val="3A7C22" w:themeColor="accent6" w:themeShade="BF"/>
          <w:sz w:val="22"/>
          <w:szCs w:val="22"/>
        </w:rPr>
        <w:footnoteReference w:id="3"/>
      </w:r>
      <w:r w:rsidRPr="6D8F3259">
        <w:rPr>
          <w:i/>
          <w:iCs/>
          <w:color w:val="3A7C22" w:themeColor="accent6" w:themeShade="BF"/>
          <w:sz w:val="22"/>
          <w:szCs w:val="22"/>
        </w:rPr>
        <w:t xml:space="preserve"> or SPIA</w:t>
      </w:r>
      <w:r w:rsidRPr="6D8F3259">
        <w:rPr>
          <w:rStyle w:val="FootnoteReference"/>
          <w:i/>
          <w:iCs/>
          <w:color w:val="3A7C22" w:themeColor="accent6" w:themeShade="BF"/>
          <w:sz w:val="22"/>
          <w:szCs w:val="22"/>
        </w:rPr>
        <w:footnoteReference w:id="4"/>
      </w:r>
      <w:r w:rsidRPr="6D8F3259">
        <w:rPr>
          <w:i/>
          <w:iCs/>
          <w:color w:val="3A7C22" w:themeColor="accent6" w:themeShade="BF"/>
          <w:sz w:val="22"/>
          <w:szCs w:val="22"/>
        </w:rPr>
        <w:t xml:space="preserve"> in relevant ex-post impact assessments.</w:t>
      </w:r>
    </w:p>
    <w:p w14:paraId="3C46D297" w14:textId="25A58419" w:rsidR="00491955" w:rsidRDefault="005017C4" w:rsidP="005017C4">
      <w:pPr>
        <w:spacing w:before="120" w:after="120" w:line="240" w:lineRule="auto"/>
        <w:rPr>
          <w:i/>
          <w:iCs/>
          <w:color w:val="0070C0"/>
          <w:sz w:val="22"/>
          <w:szCs w:val="22"/>
          <w:lang w:val="en-US"/>
        </w:rPr>
      </w:pPr>
      <w:r w:rsidRPr="005017C4">
        <w:rPr>
          <w:i/>
          <w:iCs/>
          <w:color w:val="3A7C22" w:themeColor="accent6" w:themeShade="BF"/>
          <w:sz w:val="22"/>
          <w:szCs w:val="22"/>
          <w:lang w:val="en-US"/>
        </w:rPr>
        <w:t xml:space="preserve">You can find good examples of changes under each Maturity Level </w:t>
      </w:r>
      <w:hyperlink r:id="rId17" w:history="1">
        <w:r w:rsidRPr="005017C4">
          <w:rPr>
            <w:rStyle w:val="Hyperlink"/>
            <w:b/>
            <w:bCs/>
            <w:i/>
            <w:iCs/>
            <w:sz w:val="22"/>
            <w:szCs w:val="22"/>
          </w:rPr>
          <w:t>here</w:t>
        </w:r>
      </w:hyperlink>
      <w:r w:rsidRPr="005017C4">
        <w:rPr>
          <w:i/>
          <w:iCs/>
          <w:color w:val="0070C0"/>
          <w:sz w:val="22"/>
          <w:szCs w:val="22"/>
          <w:lang w:val="en-US"/>
        </w:rPr>
        <w:t>.</w:t>
      </w:r>
    </w:p>
    <w:p w14:paraId="0901F983" w14:textId="77777777" w:rsidR="006B7515" w:rsidRDefault="006B7515" w:rsidP="005017C4">
      <w:pPr>
        <w:spacing w:before="120" w:after="120" w:line="240" w:lineRule="auto"/>
        <w:rPr>
          <w:i/>
          <w:iCs/>
          <w:color w:val="0070C0"/>
          <w:sz w:val="22"/>
          <w:szCs w:val="22"/>
          <w:lang w:val="en-US"/>
        </w:rPr>
      </w:pPr>
    </w:p>
    <w:p w14:paraId="4A0C6608" w14:textId="0DF098EE" w:rsidR="005017C4" w:rsidRPr="005017C4" w:rsidRDefault="006B7515" w:rsidP="006B7515">
      <w:pPr>
        <w:pStyle w:val="Heading2"/>
        <w:numPr>
          <w:ilvl w:val="0"/>
          <w:numId w:val="0"/>
        </w:numPr>
        <w:rPr>
          <w:lang w:val="en-US"/>
        </w:rPr>
      </w:pPr>
      <w:r>
        <w:rPr>
          <w:lang w:val="en-US"/>
        </w:rPr>
        <w:t xml:space="preserve">5. </w:t>
      </w:r>
      <w:r w:rsidRPr="006B7515">
        <w:rPr>
          <w:lang w:val="en-US"/>
        </w:rPr>
        <w:t>Geographic Scope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91955" w14:paraId="511B375F" w14:textId="77777777" w:rsidTr="00491955">
        <w:tc>
          <w:tcPr>
            <w:tcW w:w="9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DC17110" w14:textId="162C8DA4" w:rsidR="00491955" w:rsidRDefault="00CB0C1C" w:rsidP="00404A03">
            <w:pPr>
              <w:tabs>
                <w:tab w:val="center" w:pos="4567"/>
              </w:tabs>
              <w:spacing w:after="120"/>
              <w:rPr>
                <w:sz w:val="22"/>
                <w:szCs w:val="22"/>
                <w:lang w:val="en-US"/>
              </w:rPr>
            </w:pPr>
            <w:sdt>
              <w:sdtPr>
                <w:rPr>
                  <w:sz w:val="22"/>
                  <w:szCs w:val="22"/>
                  <w:lang w:val="en-US"/>
                </w:rPr>
                <w:alias w:val="Select one."/>
                <w:tag w:val="Select one."/>
                <w:id w:val="-547993178"/>
                <w:placeholder>
                  <w:docPart w:val="047D0359374D49AF9E40E21F3C84C226"/>
                </w:placeholder>
                <w:showingPlcHdr/>
                <w:dropDownList>
                  <w:listItem w:value="Choose an item."/>
                  <w:listItem w:displayText="Global" w:value="Global"/>
                  <w:listItem w:displayText="Multi-region" w:value="Multi-region"/>
                  <w:listItem w:displayText="Multi-country" w:value="Multi-country"/>
                  <w:listItem w:displayText="Regional" w:value="Regional"/>
                  <w:listItem w:displayText="Sub-regional" w:value="Sub-regional"/>
                  <w:listItem w:displayText="National" w:value="National"/>
                  <w:listItem w:displayText="Sub-national" w:value="Sub-national"/>
                </w:dropDownList>
              </w:sdtPr>
              <w:sdtEndPr/>
              <w:sdtContent>
                <w:r w:rsidR="000F2C6E" w:rsidRPr="009D73CA">
                  <w:rPr>
                    <w:rStyle w:val="PlaceholderText"/>
                    <w:i/>
                    <w:iCs/>
                    <w:color w:val="747474" w:themeColor="background2" w:themeShade="80"/>
                    <w:sz w:val="22"/>
                    <w:szCs w:val="22"/>
                  </w:rPr>
                  <w:t>Choose an item.</w:t>
                </w:r>
              </w:sdtContent>
            </w:sdt>
            <w:r w:rsidR="00491955">
              <w:rPr>
                <w:sz w:val="22"/>
                <w:szCs w:val="22"/>
                <w:lang w:val="en-US"/>
              </w:rPr>
              <w:tab/>
            </w:r>
          </w:p>
        </w:tc>
      </w:tr>
    </w:tbl>
    <w:p w14:paraId="1C281912" w14:textId="77777777" w:rsidR="00491955" w:rsidRPr="003B36AE" w:rsidRDefault="00491955" w:rsidP="00491955">
      <w:pPr>
        <w:spacing w:after="120" w:line="240" w:lineRule="auto"/>
        <w:rPr>
          <w:sz w:val="10"/>
          <w:szCs w:val="1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91955" w:rsidRPr="00066275" w14:paraId="18943947" w14:textId="77777777" w:rsidTr="00404A03">
        <w:tc>
          <w:tcPr>
            <w:tcW w:w="9350" w:type="dxa"/>
            <w:tcBorders>
              <w:bottom w:val="single" w:sz="4" w:space="0" w:color="auto"/>
            </w:tcBorders>
          </w:tcPr>
          <w:p w14:paraId="49568E0C" w14:textId="77777777" w:rsidR="00491955" w:rsidRPr="00066275" w:rsidRDefault="00491955" w:rsidP="00404A03">
            <w:pPr>
              <w:spacing w:after="120"/>
              <w:rPr>
                <w:b/>
                <w:bCs/>
                <w:sz w:val="22"/>
                <w:szCs w:val="22"/>
                <w:lang w:val="en-US"/>
              </w:rPr>
            </w:pPr>
            <w:r w:rsidRPr="006B7515">
              <w:rPr>
                <w:b/>
                <w:bCs/>
                <w:color w:val="0F4761" w:themeColor="accent1" w:themeShade="BF"/>
                <w:sz w:val="22"/>
                <w:szCs w:val="22"/>
                <w:lang w:val="en-US"/>
              </w:rPr>
              <w:t>Specify the regions/countries where the outcome/impact case occurred:</w:t>
            </w:r>
          </w:p>
        </w:tc>
      </w:tr>
      <w:tr w:rsidR="00491955" w:rsidRPr="00561084" w14:paraId="2EFC562F" w14:textId="77777777" w:rsidTr="00491955">
        <w:sdt>
          <w:sdtPr>
            <w:rPr>
              <w:color w:val="0070C0"/>
              <w:sz w:val="22"/>
              <w:szCs w:val="22"/>
              <w:lang w:val="en-US"/>
            </w:rPr>
            <w:id w:val="-504483"/>
            <w:lock w:val="sdtLocked"/>
            <w:placeholder>
              <w:docPart w:val="E9CA5211250D4F03939F6D6FEAAD24AE"/>
            </w:placeholder>
            <w:showingPlcHdr/>
          </w:sdtPr>
          <w:sdtEndPr/>
          <w:sdtContent>
            <w:tc>
              <w:tcPr>
                <w:tcW w:w="9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966273F" w14:textId="1A0EA62F" w:rsidR="00491955" w:rsidRPr="00561084" w:rsidRDefault="00A2094A" w:rsidP="00404A03">
                <w:pPr>
                  <w:spacing w:after="120"/>
                  <w:rPr>
                    <w:color w:val="0070C0"/>
                    <w:sz w:val="22"/>
                    <w:szCs w:val="22"/>
                    <w:lang w:val="en-US"/>
                  </w:rPr>
                </w:pPr>
                <w:r w:rsidRPr="00D50340">
                  <w:rPr>
                    <w:rStyle w:val="PlaceholderText"/>
                    <w:i/>
                    <w:sz w:val="22"/>
                    <w:szCs w:val="22"/>
                  </w:rPr>
                  <w:t>Click or tap here to enter text.</w:t>
                </w:r>
              </w:p>
            </w:tc>
          </w:sdtContent>
        </w:sdt>
      </w:tr>
      <w:tr w:rsidR="00491955" w:rsidRPr="007A22AF" w14:paraId="3AF129F2" w14:textId="77777777" w:rsidTr="00404A03">
        <w:tc>
          <w:tcPr>
            <w:tcW w:w="9350" w:type="dxa"/>
            <w:tcBorders>
              <w:top w:val="single" w:sz="4" w:space="0" w:color="auto"/>
              <w:bottom w:val="single" w:sz="4" w:space="0" w:color="auto"/>
            </w:tcBorders>
          </w:tcPr>
          <w:p w14:paraId="218308B1" w14:textId="77777777" w:rsidR="00491955" w:rsidRPr="007A22AF" w:rsidRDefault="00491955" w:rsidP="006B7515">
            <w:pPr>
              <w:spacing w:before="120" w:after="120"/>
              <w:rPr>
                <w:b/>
                <w:bCs/>
                <w:sz w:val="22"/>
                <w:szCs w:val="22"/>
                <w:lang w:val="en-US"/>
              </w:rPr>
            </w:pPr>
            <w:r w:rsidRPr="006B7515">
              <w:rPr>
                <w:b/>
                <w:bCs/>
                <w:color w:val="0F4761" w:themeColor="accent1" w:themeShade="BF"/>
                <w:sz w:val="22"/>
                <w:szCs w:val="22"/>
                <w:lang w:val="en-US"/>
              </w:rPr>
              <w:t>Comments:</w:t>
            </w:r>
          </w:p>
        </w:tc>
      </w:tr>
      <w:tr w:rsidR="00491955" w:rsidRPr="00561084" w14:paraId="2D8C1334" w14:textId="77777777" w:rsidTr="00491955">
        <w:sdt>
          <w:sdtPr>
            <w:rPr>
              <w:color w:val="0070C0"/>
              <w:sz w:val="22"/>
              <w:szCs w:val="22"/>
              <w:lang w:val="en-US"/>
            </w:rPr>
            <w:id w:val="-515767717"/>
            <w:lock w:val="sdtLocked"/>
            <w:placeholder>
              <w:docPart w:val="A4F29C00D91E448086C05200634E579C"/>
            </w:placeholder>
            <w:showingPlcHdr/>
          </w:sdtPr>
          <w:sdtEndPr/>
          <w:sdtContent>
            <w:tc>
              <w:tcPr>
                <w:tcW w:w="9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0E2F2DE" w14:textId="5852CC80" w:rsidR="00491955" w:rsidRDefault="00A2094A" w:rsidP="00404A03">
                <w:pPr>
                  <w:spacing w:after="120"/>
                  <w:rPr>
                    <w:color w:val="0070C0"/>
                    <w:sz w:val="22"/>
                    <w:szCs w:val="22"/>
                    <w:lang w:val="en-US"/>
                  </w:rPr>
                </w:pPr>
                <w:r w:rsidRPr="00D50340">
                  <w:rPr>
                    <w:rStyle w:val="PlaceholderText"/>
                    <w:i/>
                    <w:color w:val="747474" w:themeColor="background2" w:themeShade="80"/>
                    <w:sz w:val="22"/>
                    <w:szCs w:val="22"/>
                  </w:rPr>
                  <w:t>Click or tap here to enter text.</w:t>
                </w:r>
              </w:p>
            </w:tc>
          </w:sdtContent>
        </w:sdt>
      </w:tr>
    </w:tbl>
    <w:p w14:paraId="71C98296" w14:textId="79F76A51" w:rsidR="00491955" w:rsidRDefault="006D1CA1" w:rsidP="006D1CA1">
      <w:pPr>
        <w:spacing w:before="120" w:after="120" w:line="240" w:lineRule="auto"/>
        <w:rPr>
          <w:i/>
          <w:iCs/>
          <w:color w:val="0070C0"/>
          <w:sz w:val="22"/>
          <w:szCs w:val="22"/>
          <w:lang w:val="en-US"/>
        </w:rPr>
      </w:pPr>
      <w:r w:rsidRPr="002C7E04">
        <w:rPr>
          <w:i/>
          <w:iCs/>
          <w:color w:val="3A7C22" w:themeColor="accent6" w:themeShade="BF"/>
          <w:sz w:val="22"/>
          <w:szCs w:val="22"/>
          <w:lang w:val="en-US"/>
        </w:rPr>
        <w:t xml:space="preserve">You can find good examples from previous OICRs </w:t>
      </w:r>
      <w:hyperlink r:id="rId18" w:history="1">
        <w:r w:rsidRPr="002C7E04">
          <w:rPr>
            <w:rStyle w:val="Hyperlink"/>
            <w:b/>
            <w:bCs/>
            <w:i/>
            <w:iCs/>
            <w:sz w:val="22"/>
            <w:szCs w:val="22"/>
          </w:rPr>
          <w:t>here</w:t>
        </w:r>
      </w:hyperlink>
      <w:r w:rsidRPr="002C7E04">
        <w:rPr>
          <w:i/>
          <w:iCs/>
          <w:color w:val="0070C0"/>
          <w:sz w:val="22"/>
          <w:szCs w:val="22"/>
          <w:lang w:val="en-US"/>
        </w:rPr>
        <w:t>.</w:t>
      </w:r>
    </w:p>
    <w:p w14:paraId="07BA0A3A" w14:textId="77777777" w:rsidR="005D77A7" w:rsidRDefault="005D77A7" w:rsidP="006D1CA1">
      <w:pPr>
        <w:spacing w:before="120" w:after="120" w:line="240" w:lineRule="auto"/>
        <w:rPr>
          <w:i/>
          <w:iCs/>
          <w:color w:val="0070C0"/>
          <w:sz w:val="22"/>
          <w:szCs w:val="22"/>
          <w:lang w:val="en-US"/>
        </w:rPr>
      </w:pPr>
    </w:p>
    <w:p w14:paraId="29E00CAD" w14:textId="3D2805EB" w:rsidR="002C7E04" w:rsidRPr="002C7E04" w:rsidRDefault="00F65A20" w:rsidP="005D77A7">
      <w:pPr>
        <w:pStyle w:val="Heading2"/>
        <w:numPr>
          <w:ilvl w:val="0"/>
          <w:numId w:val="0"/>
        </w:numPr>
        <w:rPr>
          <w:lang w:val="en-US"/>
        </w:rPr>
      </w:pPr>
      <w:r>
        <w:rPr>
          <w:lang w:val="en-US"/>
        </w:rPr>
        <w:t>6.</w:t>
      </w:r>
      <w:r w:rsidR="005D77A7">
        <w:rPr>
          <w:lang w:val="en-US"/>
        </w:rPr>
        <w:t xml:space="preserve"> </w:t>
      </w:r>
      <w:r w:rsidR="005D77A7" w:rsidRPr="005D77A7">
        <w:rPr>
          <w:lang w:val="en-US"/>
        </w:rPr>
        <w:t>Key External Partner Contributors</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491955" w:rsidRPr="00FB3FF0" w14:paraId="2AEDC28B" w14:textId="77777777" w:rsidTr="00E337AE">
        <w:trPr>
          <w:trHeight w:val="317"/>
        </w:trPr>
        <w:sdt>
          <w:sdtPr>
            <w:rPr>
              <w:color w:val="0070C0"/>
              <w:sz w:val="22"/>
              <w:szCs w:val="22"/>
              <w:lang w:val="en-US"/>
            </w:rPr>
            <w:id w:val="217946257"/>
            <w:placeholder>
              <w:docPart w:val="59FF3183565E4B6A925606AA6DD2D0D0"/>
            </w:placeholder>
          </w:sdtPr>
          <w:sdtEndPr/>
          <w:sdtContent>
            <w:tc>
              <w:tcPr>
                <w:tcW w:w="935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150FC59" w14:textId="153A23F4" w:rsidR="00491955" w:rsidRPr="00E337AE" w:rsidRDefault="00101E23" w:rsidP="005D77A7">
                <w:pPr>
                  <w:spacing w:before="120" w:after="120"/>
                  <w:rPr>
                    <w:i/>
                    <w:iCs/>
                    <w:color w:val="808080" w:themeColor="background1" w:themeShade="80"/>
                    <w:sz w:val="28"/>
                    <w:szCs w:val="28"/>
                    <w:lang w:val="en-US"/>
                  </w:rPr>
                </w:pPr>
                <w:r w:rsidRPr="005D77A7">
                  <w:rPr>
                    <w:rStyle w:val="PlaceholderText"/>
                    <w:color w:val="747474" w:themeColor="background2" w:themeShade="80"/>
                    <w:sz w:val="22"/>
                    <w:szCs w:val="22"/>
                  </w:rPr>
                  <w:t>Please enter Partners’ names in separate rows</w:t>
                </w:r>
                <w:r w:rsidR="000C16BE" w:rsidRPr="005D77A7">
                  <w:rPr>
                    <w:rStyle w:val="PlaceholderText"/>
                    <w:color w:val="747474" w:themeColor="background2" w:themeShade="80"/>
                    <w:sz w:val="22"/>
                    <w:szCs w:val="22"/>
                  </w:rPr>
                  <w:t>,</w:t>
                </w:r>
                <w:r w:rsidR="004E7D1A" w:rsidRPr="005D77A7">
                  <w:rPr>
                    <w:rStyle w:val="PlaceholderText"/>
                    <w:color w:val="747474" w:themeColor="background2" w:themeShade="80"/>
                    <w:sz w:val="22"/>
                    <w:szCs w:val="22"/>
                  </w:rPr>
                  <w:t xml:space="preserve"> </w:t>
                </w:r>
                <w:r w:rsidR="00D71304" w:rsidRPr="005D77A7">
                  <w:rPr>
                    <w:rStyle w:val="PlaceholderText"/>
                    <w:color w:val="747474" w:themeColor="background2" w:themeShade="80"/>
                    <w:sz w:val="22"/>
                    <w:szCs w:val="22"/>
                  </w:rPr>
                  <w:t xml:space="preserve">in </w:t>
                </w:r>
                <w:r w:rsidR="004E7D1A" w:rsidRPr="005D77A7">
                  <w:rPr>
                    <w:rStyle w:val="PlaceholderText"/>
                    <w:color w:val="747474" w:themeColor="background2" w:themeShade="80"/>
                    <w:sz w:val="22"/>
                    <w:szCs w:val="22"/>
                  </w:rPr>
                  <w:t>order of importance</w:t>
                </w:r>
                <w:r w:rsidR="00D70614">
                  <w:rPr>
                    <w:rStyle w:val="PlaceholderText"/>
                    <w:color w:val="747474" w:themeColor="background2" w:themeShade="80"/>
                    <w:sz w:val="22"/>
                    <w:szCs w:val="22"/>
                  </w:rPr>
                  <w:t xml:space="preserve"> </w:t>
                </w:r>
                <w:r w:rsidR="00854E0C" w:rsidRPr="005D77A7">
                  <w:rPr>
                    <w:rStyle w:val="PlaceholderText"/>
                    <w:color w:val="747474" w:themeColor="background2" w:themeShade="80"/>
                    <w:sz w:val="22"/>
                    <w:szCs w:val="22"/>
                  </w:rPr>
                  <w:t xml:space="preserve">Do not include other </w:t>
                </w:r>
                <w:r w:rsidRPr="005D77A7">
                  <w:rPr>
                    <w:rStyle w:val="PlaceholderText"/>
                    <w:color w:val="747474" w:themeColor="background2" w:themeShade="80"/>
                    <w:sz w:val="22"/>
                    <w:szCs w:val="22"/>
                  </w:rPr>
                  <w:t xml:space="preserve">CGIAR </w:t>
                </w:r>
                <w:r w:rsidR="00854E0C" w:rsidRPr="005D77A7">
                  <w:rPr>
                    <w:rStyle w:val="PlaceholderText"/>
                    <w:color w:val="747474" w:themeColor="background2" w:themeShade="80"/>
                    <w:sz w:val="22"/>
                    <w:szCs w:val="22"/>
                  </w:rPr>
                  <w:t>C</w:t>
                </w:r>
                <w:r w:rsidRPr="005D77A7">
                  <w:rPr>
                    <w:rStyle w:val="PlaceholderText"/>
                    <w:color w:val="747474" w:themeColor="background2" w:themeShade="80"/>
                    <w:sz w:val="22"/>
                    <w:szCs w:val="22"/>
                  </w:rPr>
                  <w:t>enters in this list.</w:t>
                </w:r>
              </w:p>
            </w:tc>
          </w:sdtContent>
        </w:sdt>
      </w:tr>
    </w:tbl>
    <w:p w14:paraId="0812005E" w14:textId="77777777" w:rsidR="002F3490" w:rsidRPr="00D50340" w:rsidRDefault="00F732EB" w:rsidP="005D77A7">
      <w:pPr>
        <w:spacing w:before="120" w:after="120" w:line="240" w:lineRule="auto"/>
        <w:jc w:val="both"/>
        <w:rPr>
          <w:i/>
          <w:color w:val="3A7C22" w:themeColor="accent6" w:themeShade="BF"/>
        </w:rPr>
      </w:pPr>
      <w:r w:rsidRPr="00F65A20">
        <w:rPr>
          <w:rStyle w:val="PlaceholderText"/>
          <w:b/>
          <w:bCs/>
          <w:i/>
          <w:iCs/>
          <w:color w:val="3A7C22" w:themeColor="accent6" w:themeShade="BF"/>
          <w:sz w:val="22"/>
          <w:szCs w:val="22"/>
        </w:rPr>
        <w:t xml:space="preserve">Please enter Partners’ names in separate rows, in order of importance. </w:t>
      </w:r>
      <w:r w:rsidRPr="00D50340">
        <w:rPr>
          <w:rStyle w:val="PlaceholderText"/>
          <w:i/>
          <w:color w:val="3A7C22" w:themeColor="accent6" w:themeShade="BF"/>
          <w:sz w:val="22"/>
          <w:szCs w:val="22"/>
        </w:rPr>
        <w:t xml:space="preserve">Add the Partners’ country in parentheses (Country) after the Partner’s name, if it is not already included in the name or for multiple country partners, e.g., </w:t>
      </w:r>
      <w:r w:rsidRPr="00D50340">
        <w:rPr>
          <w:i/>
          <w:color w:val="3A7C22" w:themeColor="accent6" w:themeShade="BF"/>
          <w:sz w:val="22"/>
          <w:szCs w:val="22"/>
        </w:rPr>
        <w:t xml:space="preserve">Kenya Agricultural and Livestock Research Organization (KALRO) </w:t>
      </w:r>
      <w:r w:rsidRPr="00D50340">
        <w:rPr>
          <w:rStyle w:val="PlaceholderText"/>
          <w:i/>
          <w:color w:val="3A7C22" w:themeColor="accent6" w:themeShade="BF"/>
          <w:sz w:val="22"/>
          <w:szCs w:val="22"/>
        </w:rPr>
        <w:t>– no need to add the country</w:t>
      </w:r>
      <w:r w:rsidR="005B011C" w:rsidRPr="00D50340">
        <w:rPr>
          <w:rStyle w:val="PlaceholderText"/>
          <w:i/>
          <w:color w:val="3A7C22" w:themeColor="accent6" w:themeShade="BF"/>
          <w:sz w:val="22"/>
          <w:szCs w:val="22"/>
        </w:rPr>
        <w:t>.</w:t>
      </w:r>
      <w:r w:rsidR="006D4913" w:rsidRPr="00D50340">
        <w:rPr>
          <w:rStyle w:val="PlaceholderText"/>
          <w:i/>
          <w:color w:val="3A7C22" w:themeColor="accent6" w:themeShade="BF"/>
          <w:sz w:val="22"/>
          <w:szCs w:val="22"/>
        </w:rPr>
        <w:t xml:space="preserve"> </w:t>
      </w:r>
    </w:p>
    <w:p w14:paraId="35A4D072" w14:textId="77777777" w:rsidR="002F3490" w:rsidRPr="00F65A20" w:rsidRDefault="002F3490" w:rsidP="007A78CD">
      <w:pPr>
        <w:spacing w:before="120" w:after="120" w:line="240" w:lineRule="auto"/>
        <w:jc w:val="both"/>
        <w:rPr>
          <w:b/>
          <w:bCs/>
          <w:i/>
          <w:iCs/>
          <w:color w:val="3A7C22" w:themeColor="accent6" w:themeShade="BF"/>
          <w:sz w:val="22"/>
          <w:szCs w:val="22"/>
          <w:lang w:val="en-US"/>
        </w:rPr>
      </w:pPr>
      <w:r w:rsidRPr="00F65A20">
        <w:rPr>
          <w:rStyle w:val="PlaceholderText"/>
          <w:b/>
          <w:bCs/>
          <w:i/>
          <w:iCs/>
          <w:color w:val="3A7C22" w:themeColor="accent6" w:themeShade="BF"/>
          <w:sz w:val="22"/>
          <w:szCs w:val="22"/>
        </w:rPr>
        <w:t>Do not include other CGIAR Centers in this list.</w:t>
      </w:r>
    </w:p>
    <w:p w14:paraId="47050A37" w14:textId="2FF7401B" w:rsidR="001B1D61" w:rsidRPr="00CE4075" w:rsidRDefault="001B1D61" w:rsidP="007A78CD">
      <w:pPr>
        <w:spacing w:before="120" w:after="120" w:line="240" w:lineRule="auto"/>
        <w:jc w:val="both"/>
        <w:rPr>
          <w:b/>
          <w:bCs/>
          <w:i/>
          <w:iCs/>
          <w:color w:val="3A7C22" w:themeColor="accent6" w:themeShade="BF"/>
          <w:sz w:val="22"/>
          <w:szCs w:val="22"/>
          <w:lang w:val="en-US"/>
        </w:rPr>
      </w:pPr>
      <w:r w:rsidRPr="00CE4075">
        <w:rPr>
          <w:i/>
          <w:iCs/>
          <w:color w:val="3A7C22" w:themeColor="accent6" w:themeShade="BF"/>
          <w:sz w:val="22"/>
          <w:szCs w:val="22"/>
          <w:lang w:val="en-US"/>
        </w:rPr>
        <w:t>If you wish</w:t>
      </w:r>
      <w:r w:rsidR="005B011C">
        <w:rPr>
          <w:i/>
          <w:iCs/>
          <w:color w:val="3A7C22" w:themeColor="accent6" w:themeShade="BF"/>
          <w:sz w:val="22"/>
          <w:szCs w:val="22"/>
          <w:lang w:val="en-US"/>
        </w:rPr>
        <w:t xml:space="preserve"> to</w:t>
      </w:r>
      <w:r w:rsidRPr="00CE4075">
        <w:rPr>
          <w:i/>
          <w:iCs/>
          <w:color w:val="3A7C22" w:themeColor="accent6" w:themeShade="BF"/>
          <w:sz w:val="22"/>
          <w:szCs w:val="22"/>
          <w:lang w:val="en-US"/>
        </w:rPr>
        <w:t xml:space="preserve"> or are required to acknowledge funders, other CGIAR Centers, programs, projects, research teams, organizations, other contributions, or specific acknowledgment</w:t>
      </w:r>
      <w:r w:rsidR="00CE4075" w:rsidRPr="00CE4075">
        <w:rPr>
          <w:i/>
          <w:iCs/>
          <w:color w:val="3A7C22" w:themeColor="accent6" w:themeShade="BF"/>
          <w:sz w:val="22"/>
          <w:szCs w:val="22"/>
          <w:lang w:val="en-US"/>
        </w:rPr>
        <w:t>s</w:t>
      </w:r>
      <w:r w:rsidRPr="00CE4075">
        <w:rPr>
          <w:i/>
          <w:iCs/>
          <w:color w:val="3A7C22" w:themeColor="accent6" w:themeShade="BF"/>
          <w:sz w:val="22"/>
          <w:szCs w:val="22"/>
          <w:lang w:val="en-US"/>
        </w:rPr>
        <w:t xml:space="preserve"> or attribution wording, please use the optional </w:t>
      </w:r>
      <w:hyperlink w:anchor="_Acknowledgments_(optional)" w:history="1">
        <w:r w:rsidRPr="00CE4075">
          <w:rPr>
            <w:rStyle w:val="Hyperlink"/>
            <w:b/>
            <w:bCs/>
            <w:i/>
            <w:iCs/>
            <w:sz w:val="22"/>
            <w:szCs w:val="22"/>
            <w:lang w:val="en-US"/>
          </w:rPr>
          <w:t>Section 16 - Acknowledgments</w:t>
        </w:r>
      </w:hyperlink>
    </w:p>
    <w:p w14:paraId="2765BAF3" w14:textId="77777777" w:rsidR="001B1D61" w:rsidRDefault="001B1D61" w:rsidP="007A78CD">
      <w:pPr>
        <w:spacing w:before="120" w:after="120" w:line="240" w:lineRule="auto"/>
        <w:jc w:val="both"/>
        <w:rPr>
          <w:i/>
          <w:iCs/>
          <w:color w:val="0070C0"/>
          <w:sz w:val="22"/>
          <w:szCs w:val="22"/>
          <w:lang w:val="en-US"/>
        </w:rPr>
      </w:pPr>
      <w:r w:rsidRPr="00CE4075">
        <w:rPr>
          <w:i/>
          <w:iCs/>
          <w:color w:val="3A7C22" w:themeColor="accent6" w:themeShade="BF"/>
          <w:sz w:val="22"/>
          <w:szCs w:val="22"/>
          <w:lang w:val="en-US"/>
        </w:rPr>
        <w:t xml:space="preserve">You can find good examples from previous OICRs </w:t>
      </w:r>
      <w:hyperlink r:id="rId19" w:history="1">
        <w:r w:rsidRPr="00CE4075">
          <w:rPr>
            <w:rStyle w:val="Hyperlink"/>
            <w:b/>
            <w:bCs/>
            <w:i/>
            <w:iCs/>
            <w:sz w:val="22"/>
            <w:szCs w:val="22"/>
          </w:rPr>
          <w:t>here</w:t>
        </w:r>
      </w:hyperlink>
      <w:r w:rsidRPr="00CE4075">
        <w:rPr>
          <w:i/>
          <w:iCs/>
          <w:color w:val="0070C0"/>
          <w:sz w:val="22"/>
          <w:szCs w:val="22"/>
          <w:lang w:val="en-US"/>
        </w:rPr>
        <w:t>.</w:t>
      </w:r>
    </w:p>
    <w:p w14:paraId="645D83A0" w14:textId="0E0DFC10" w:rsidR="004C3443" w:rsidRDefault="004C3443">
      <w:pPr>
        <w:rPr>
          <w:rFonts w:eastAsiaTheme="majorEastAsia" w:cstheme="majorBidi"/>
          <w:b/>
          <w:bCs/>
          <w:color w:val="0F4761" w:themeColor="accent1" w:themeShade="BF"/>
          <w:sz w:val="28"/>
          <w:szCs w:val="28"/>
          <w:lang w:val="en-US"/>
        </w:rPr>
      </w:pPr>
    </w:p>
    <w:p w14:paraId="2B8CFFF8" w14:textId="30AA18D0" w:rsidR="00491955" w:rsidRPr="00CA4216" w:rsidRDefault="007F0ECB" w:rsidP="007F0ECB">
      <w:pPr>
        <w:pStyle w:val="Heading2"/>
        <w:numPr>
          <w:ilvl w:val="0"/>
          <w:numId w:val="0"/>
        </w:numPr>
        <w:rPr>
          <w:color w:val="002060"/>
          <w:sz w:val="10"/>
          <w:szCs w:val="10"/>
          <w:lang w:val="en-US"/>
        </w:rPr>
      </w:pPr>
      <w:r>
        <w:rPr>
          <w:lang w:val="en-US"/>
        </w:rPr>
        <w:t xml:space="preserve">7. </w:t>
      </w:r>
      <w:r w:rsidR="00832A50" w:rsidRPr="00832A50">
        <w:rPr>
          <w:lang w:val="en-US"/>
        </w:rPr>
        <w:t xml:space="preserve">Alliance Results that contributed </w:t>
      </w:r>
      <w:r w:rsidR="003B6308">
        <w:rPr>
          <w:lang w:val="en-US"/>
        </w:rPr>
        <w:t xml:space="preserve">to </w:t>
      </w:r>
      <w:r w:rsidR="00D164AD">
        <w:rPr>
          <w:lang w:val="en-US"/>
        </w:rPr>
        <w:t>or led to</w:t>
      </w:r>
      <w:r w:rsidR="00832A50" w:rsidRPr="00832A50">
        <w:rPr>
          <w:lang w:val="en-US"/>
        </w:rPr>
        <w:t xml:space="preserve"> this outcome/impact</w:t>
      </w:r>
    </w:p>
    <w:p w14:paraId="69EB3603" w14:textId="48C8ED9C" w:rsidR="00E337AE" w:rsidRDefault="002A3E15" w:rsidP="00BA38E3">
      <w:pPr>
        <w:spacing w:before="120" w:after="120" w:line="240" w:lineRule="auto"/>
        <w:jc w:val="both"/>
        <w:rPr>
          <w:i/>
          <w:iCs/>
          <w:color w:val="3A7C22" w:themeColor="accent6" w:themeShade="BF"/>
          <w:sz w:val="22"/>
          <w:szCs w:val="22"/>
          <w:lang w:val="en-US"/>
        </w:rPr>
      </w:pPr>
      <w:r w:rsidRPr="00420FAD">
        <w:rPr>
          <w:i/>
          <w:iCs/>
          <w:color w:val="3A7C22" w:themeColor="accent6" w:themeShade="BF"/>
          <w:sz w:val="22"/>
          <w:szCs w:val="22"/>
          <w:lang w:val="en-US"/>
        </w:rPr>
        <w:t xml:space="preserve">In this section, we track which other Alliance-led results have contributed to the documented outcome or impact. This helps </w:t>
      </w:r>
      <w:r w:rsidR="00F90D4E">
        <w:rPr>
          <w:i/>
          <w:iCs/>
          <w:color w:val="3A7C22" w:themeColor="accent6" w:themeShade="BF"/>
          <w:sz w:val="22"/>
          <w:szCs w:val="22"/>
          <w:lang w:val="en-US"/>
        </w:rPr>
        <w:t>us</w:t>
      </w:r>
      <w:r w:rsidRPr="00420FAD">
        <w:rPr>
          <w:i/>
          <w:iCs/>
          <w:color w:val="3A7C22" w:themeColor="accent6" w:themeShade="BF"/>
          <w:sz w:val="22"/>
          <w:szCs w:val="22"/>
          <w:lang w:val="en-US"/>
        </w:rPr>
        <w:t xml:space="preserve"> understand how connections between different Alliance-led results are shaping impact pathways—from outputs to outcomes to impact. </w:t>
      </w:r>
      <w:r>
        <w:rPr>
          <w:i/>
          <w:iCs/>
          <w:color w:val="3A7C22" w:themeColor="accent6" w:themeShade="BF"/>
          <w:sz w:val="22"/>
          <w:szCs w:val="22"/>
          <w:lang w:val="en-US"/>
        </w:rPr>
        <w:t>It also</w:t>
      </w:r>
      <w:r w:rsidRPr="00420FAD">
        <w:rPr>
          <w:i/>
          <w:iCs/>
          <w:color w:val="3A7C22" w:themeColor="accent6" w:themeShade="BF"/>
          <w:sz w:val="22"/>
          <w:szCs w:val="22"/>
          <w:lang w:val="en-US"/>
        </w:rPr>
        <w:t xml:space="preserve"> facilitates separate result indicator reporting</w:t>
      </w:r>
      <w:r>
        <w:rPr>
          <w:i/>
          <w:iCs/>
          <w:color w:val="3A7C22" w:themeColor="accent6" w:themeShade="BF"/>
          <w:sz w:val="22"/>
          <w:szCs w:val="22"/>
          <w:lang w:val="en-US"/>
        </w:rPr>
        <w:t>,</w:t>
      </w:r>
      <w:r w:rsidRPr="00420FAD">
        <w:rPr>
          <w:i/>
          <w:iCs/>
          <w:color w:val="3A7C22" w:themeColor="accent6" w:themeShade="BF"/>
          <w:sz w:val="22"/>
          <w:szCs w:val="22"/>
          <w:lang w:val="en-US"/>
        </w:rPr>
        <w:t xml:space="preserve"> as PISA-</w:t>
      </w:r>
      <w:r w:rsidR="00283CE9">
        <w:rPr>
          <w:i/>
          <w:iCs/>
          <w:color w:val="3A7C22" w:themeColor="accent6" w:themeShade="BF"/>
          <w:sz w:val="22"/>
          <w:szCs w:val="22"/>
          <w:lang w:val="en-US"/>
        </w:rPr>
        <w:t>MELP</w:t>
      </w:r>
      <w:r w:rsidRPr="00420FAD">
        <w:rPr>
          <w:i/>
          <w:iCs/>
          <w:color w:val="3A7C22" w:themeColor="accent6" w:themeShade="BF"/>
          <w:sz w:val="22"/>
          <w:szCs w:val="22"/>
          <w:lang w:val="en-US"/>
        </w:rPr>
        <w:t xml:space="preserve"> can backstop or initiate </w:t>
      </w:r>
      <w:r>
        <w:rPr>
          <w:i/>
          <w:iCs/>
          <w:color w:val="3A7C22" w:themeColor="accent6" w:themeShade="BF"/>
          <w:sz w:val="22"/>
          <w:szCs w:val="22"/>
          <w:lang w:val="en-US"/>
        </w:rPr>
        <w:t>their</w:t>
      </w:r>
      <w:r w:rsidRPr="00420FAD">
        <w:rPr>
          <w:i/>
          <w:iCs/>
          <w:color w:val="3A7C22" w:themeColor="accent6" w:themeShade="BF"/>
          <w:sz w:val="22"/>
          <w:szCs w:val="22"/>
          <w:lang w:val="en-US"/>
        </w:rPr>
        <w:t xml:space="preserve"> submission in parallel </w:t>
      </w:r>
      <w:r>
        <w:rPr>
          <w:i/>
          <w:iCs/>
          <w:color w:val="3A7C22" w:themeColor="accent6" w:themeShade="BF"/>
          <w:sz w:val="22"/>
          <w:szCs w:val="22"/>
          <w:lang w:val="en-US"/>
        </w:rPr>
        <w:t>with</w:t>
      </w:r>
      <w:r w:rsidRPr="00420FAD">
        <w:rPr>
          <w:i/>
          <w:iCs/>
          <w:color w:val="3A7C22" w:themeColor="accent6" w:themeShade="BF"/>
          <w:sz w:val="22"/>
          <w:szCs w:val="22"/>
          <w:lang w:val="en-US"/>
        </w:rPr>
        <w:t xml:space="preserve"> the OICR</w:t>
      </w:r>
      <w:r w:rsidR="00D83DB9">
        <w:rPr>
          <w:i/>
          <w:iCs/>
          <w:color w:val="3A7C22" w:themeColor="accent6" w:themeShade="BF"/>
          <w:sz w:val="22"/>
          <w:szCs w:val="22"/>
          <w:lang w:val="en-US"/>
        </w:rPr>
        <w:t>’s</w:t>
      </w:r>
      <w:r w:rsidRPr="00420FAD">
        <w:rPr>
          <w:i/>
          <w:iCs/>
          <w:color w:val="3A7C22" w:themeColor="accent6" w:themeShade="BF"/>
          <w:sz w:val="22"/>
          <w:szCs w:val="22"/>
          <w:lang w:val="en-US"/>
        </w:rPr>
        <w:t xml:space="preserve"> development.</w:t>
      </w:r>
    </w:p>
    <w:p w14:paraId="5C9B3561" w14:textId="4EB2CD0A" w:rsidR="004457EF" w:rsidRPr="00BA38E3" w:rsidRDefault="004457EF" w:rsidP="000A0ECC">
      <w:pPr>
        <w:pStyle w:val="Heading3"/>
      </w:pPr>
      <w:r w:rsidRPr="004457EF">
        <w:t>7.1 Alliance Knowledge Products</w:t>
      </w:r>
    </w:p>
    <w:tbl>
      <w:tblPr>
        <w:tblStyle w:val="TableGrid"/>
        <w:tblW w:w="9365" w:type="dxa"/>
        <w:tblInd w:w="-5" w:type="dxa"/>
        <w:tblLook w:val="04A0" w:firstRow="1" w:lastRow="0" w:firstColumn="1" w:lastColumn="0" w:noHBand="0" w:noVBand="1"/>
        <w:tblPrChange w:id="3" w:author="Spellman, Olga (Alliance Bioversity-CIAT)" w:date="2026-09-25T16:52:00Z" w16du:dateUtc="2026-09-25T14:52:00Z">
          <w:tblPr>
            <w:tblStyle w:val="TableGrid"/>
            <w:tblW w:w="9365" w:type="dxa"/>
            <w:tblInd w:w="-5" w:type="dxa"/>
            <w:tblLook w:val="04A0" w:firstRow="1" w:lastRow="0" w:firstColumn="1" w:lastColumn="0" w:noHBand="0" w:noVBand="1"/>
          </w:tblPr>
        </w:tblPrChange>
      </w:tblPr>
      <w:tblGrid>
        <w:gridCol w:w="3549"/>
        <w:gridCol w:w="5816"/>
        <w:tblGridChange w:id="4">
          <w:tblGrid>
            <w:gridCol w:w="5"/>
            <w:gridCol w:w="3266"/>
            <w:gridCol w:w="278"/>
            <w:gridCol w:w="5816"/>
            <w:gridCol w:w="5"/>
          </w:tblGrid>
        </w:tblGridChange>
      </w:tblGrid>
      <w:tr w:rsidR="00260834" w14:paraId="58341129" w14:textId="025BBBC6" w:rsidTr="00CD0FEA">
        <w:trPr>
          <w:trPrChange w:id="5" w:author="Spellman, Olga (Alliance Bioversity-CIAT)" w:date="2026-09-25T16:52:00Z" w16du:dateUtc="2026-09-25T14:52:00Z">
            <w:trPr>
              <w:gridBefore w:val="1"/>
            </w:trPr>
          </w:trPrChange>
        </w:trPr>
        <w:tc>
          <w:tcPr>
            <w:tcW w:w="3549" w:type="dxa"/>
            <w:tcBorders>
              <w:top w:val="nil"/>
              <w:left w:val="nil"/>
              <w:bottom w:val="single" w:sz="4" w:space="0" w:color="auto"/>
              <w:right w:val="nil"/>
            </w:tcBorders>
            <w:tcPrChange w:id="6" w:author="Spellman, Olga (Alliance Bioversity-CIAT)" w:date="2026-09-25T16:52:00Z" w16du:dateUtc="2026-09-25T14:52:00Z">
              <w:tcPr>
                <w:tcW w:w="3266" w:type="dxa"/>
                <w:tcBorders>
                  <w:top w:val="nil"/>
                  <w:left w:val="nil"/>
                  <w:bottom w:val="single" w:sz="4" w:space="0" w:color="auto"/>
                  <w:right w:val="nil"/>
                </w:tcBorders>
              </w:tcPr>
            </w:tcPrChange>
          </w:tcPr>
          <w:p w14:paraId="52E509CD" w14:textId="282666A1" w:rsidR="00260834" w:rsidRPr="00E62B65" w:rsidRDefault="00260834">
            <w:pPr>
              <w:pStyle w:val="ListParagraph"/>
              <w:spacing w:after="120"/>
              <w:ind w:left="0"/>
              <w:rPr>
                <w:color w:val="002060"/>
                <w:sz w:val="22"/>
                <w:szCs w:val="22"/>
                <w:lang w:val="en-US"/>
              </w:rPr>
            </w:pPr>
            <w:r>
              <w:rPr>
                <w:color w:val="002060"/>
                <w:sz w:val="22"/>
                <w:szCs w:val="22"/>
                <w:lang w:val="en-US"/>
              </w:rPr>
              <w:t>Result Name</w:t>
            </w:r>
            <w:ins w:id="7" w:author="Spellman, Olga (Alliance Bioversity-CIAT)" w:date="2026-09-25T16:49:00Z" w16du:dateUtc="2026-09-25T14:49:00Z">
              <w:r w:rsidR="00257F67">
                <w:rPr>
                  <w:color w:val="002060"/>
                  <w:sz w:val="22"/>
                  <w:szCs w:val="22"/>
                  <w:lang w:val="en-US"/>
                </w:rPr>
                <w:t xml:space="preserve"> (Year of publication)</w:t>
              </w:r>
            </w:ins>
          </w:p>
        </w:tc>
        <w:tc>
          <w:tcPr>
            <w:tcW w:w="5816" w:type="dxa"/>
            <w:tcBorders>
              <w:top w:val="nil"/>
              <w:left w:val="nil"/>
              <w:bottom w:val="single" w:sz="4" w:space="0" w:color="auto"/>
              <w:right w:val="nil"/>
            </w:tcBorders>
            <w:tcPrChange w:id="8" w:author="Spellman, Olga (Alliance Bioversity-CIAT)" w:date="2026-09-25T16:52:00Z" w16du:dateUtc="2026-09-25T14:52:00Z">
              <w:tcPr>
                <w:tcW w:w="6099" w:type="dxa"/>
                <w:gridSpan w:val="3"/>
                <w:tcBorders>
                  <w:top w:val="nil"/>
                  <w:left w:val="nil"/>
                  <w:bottom w:val="single" w:sz="4" w:space="0" w:color="auto"/>
                  <w:right w:val="nil"/>
                </w:tcBorders>
              </w:tcPr>
            </w:tcPrChange>
          </w:tcPr>
          <w:p w14:paraId="37B5E58D" w14:textId="43419868" w:rsidR="00260834" w:rsidRPr="00E62B65" w:rsidRDefault="00260834">
            <w:pPr>
              <w:pStyle w:val="ListParagraph"/>
              <w:spacing w:after="120"/>
              <w:ind w:left="0"/>
              <w:rPr>
                <w:color w:val="002060"/>
                <w:sz w:val="22"/>
                <w:szCs w:val="22"/>
                <w:lang w:val="en-US"/>
              </w:rPr>
            </w:pPr>
            <w:r>
              <w:rPr>
                <w:color w:val="002060"/>
                <w:sz w:val="22"/>
                <w:szCs w:val="22"/>
                <w:lang w:val="en-US"/>
              </w:rPr>
              <w:t xml:space="preserve">Result Link </w:t>
            </w:r>
          </w:p>
        </w:tc>
      </w:tr>
      <w:sdt>
        <w:sdtPr>
          <w:rPr>
            <w:color w:val="002060"/>
            <w:sz w:val="22"/>
            <w:szCs w:val="22"/>
            <w:lang w:val="en-US"/>
          </w:rPr>
          <w:id w:val="-1117064962"/>
          <w:temporary/>
          <w15:repeatingSection/>
        </w:sdtPr>
        <w:sdtEndPr/>
        <w:sdtContent>
          <w:sdt>
            <w:sdtPr>
              <w:rPr>
                <w:color w:val="002060"/>
                <w:sz w:val="22"/>
                <w:szCs w:val="22"/>
                <w:lang w:val="en-US"/>
              </w:rPr>
              <w:id w:val="1491828072"/>
              <w:placeholder>
                <w:docPart w:val="37A3FF1986A847649EA878AE07664E34"/>
              </w:placeholder>
              <w:temporary/>
              <w15:repeatingSectionItem/>
            </w:sdtPr>
            <w:sdtEndPr/>
            <w:sdtContent>
              <w:sdt>
                <w:sdtPr>
                  <w:rPr>
                    <w:color w:val="002060"/>
                    <w:sz w:val="22"/>
                    <w:szCs w:val="22"/>
                    <w:lang w:val="en-US"/>
                  </w:rPr>
                  <w:id w:val="-392045334"/>
                  <w15:repeatingSection/>
                </w:sdtPr>
                <w:sdtEndPr/>
                <w:sdtContent>
                  <w:sdt>
                    <w:sdtPr>
                      <w:rPr>
                        <w:color w:val="002060"/>
                        <w:sz w:val="22"/>
                        <w:szCs w:val="22"/>
                        <w:lang w:val="en-US"/>
                      </w:rPr>
                      <w:id w:val="1843193317"/>
                      <w:placeholder>
                        <w:docPart w:val="DefaultPlaceholder_-1854013435"/>
                      </w:placeholder>
                      <w15:repeatingSectionItem/>
                    </w:sdtPr>
                    <w:sdtEndPr/>
                    <w:sdtContent>
                      <w:tr w:rsidR="00260834" w14:paraId="42CA1F1F" w14:textId="4ED83575" w:rsidTr="00CD0FEA">
                        <w:trPr>
                          <w:trPrChange w:id="9" w:author="Spellman, Olga (Alliance Bioversity-CIAT)" w:date="2026-09-25T16:52:00Z" w16du:dateUtc="2026-09-25T14:52:00Z">
                            <w:trPr>
                              <w:gridBefore w:val="1"/>
                            </w:trPr>
                          </w:trPrChange>
                        </w:trPr>
                        <w:sdt>
                          <w:sdtPr>
                            <w:rPr>
                              <w:color w:val="002060"/>
                              <w:sz w:val="22"/>
                              <w:szCs w:val="22"/>
                              <w:lang w:val="en-US"/>
                            </w:rPr>
                            <w:id w:val="-1144959103"/>
                            <w:placeholder>
                              <w:docPart w:val="5F40BCBF343D44D58DF8249E460EA03F"/>
                            </w:placeholder>
                            <w:showingPlcHdr/>
                          </w:sdtPr>
                          <w:sdtEndPr/>
                          <w:sdtContent>
                            <w:tc>
                              <w:tcPr>
                                <w:tcW w:w="3549" w:type="dxa"/>
                                <w:tcBorders>
                                  <w:top w:val="single" w:sz="4" w:space="0" w:color="auto"/>
                                </w:tcBorders>
                                <w:shd w:val="clear" w:color="auto" w:fill="F2F2F2" w:themeFill="background1" w:themeFillShade="F2"/>
                                <w:tcPrChange w:id="10" w:author="Spellman, Olga (Alliance Bioversity-CIAT)" w:date="2026-09-25T16:52:00Z" w16du:dateUtc="2026-09-25T14:52:00Z">
                                  <w:tcPr>
                                    <w:tcW w:w="3266" w:type="dxa"/>
                                    <w:tcBorders>
                                      <w:top w:val="single" w:sz="4" w:space="0" w:color="auto"/>
                                    </w:tcBorders>
                                    <w:shd w:val="clear" w:color="auto" w:fill="F2F2F2" w:themeFill="background1" w:themeFillShade="F2"/>
                                  </w:tcPr>
                                </w:tcPrChange>
                              </w:tcPr>
                              <w:p w14:paraId="608341E9" w14:textId="32D6C506" w:rsidR="00260834" w:rsidRDefault="00260834">
                                <w:pPr>
                                  <w:pStyle w:val="ListParagraph"/>
                                  <w:spacing w:after="120"/>
                                  <w:ind w:left="0"/>
                                  <w:rPr>
                                    <w:color w:val="002060"/>
                                    <w:sz w:val="22"/>
                                    <w:szCs w:val="22"/>
                                    <w:lang w:val="en-US"/>
                                  </w:rPr>
                                </w:pPr>
                                <w:r w:rsidRPr="00D50340">
                                  <w:rPr>
                                    <w:rStyle w:val="PlaceholderText"/>
                                    <w:i/>
                                    <w:sz w:val="22"/>
                                    <w:szCs w:val="22"/>
                                  </w:rPr>
                                  <w:t>Click or tap here to enter text.</w:t>
                                </w:r>
                              </w:p>
                            </w:tc>
                          </w:sdtContent>
                        </w:sdt>
                        <w:tc>
                          <w:tcPr>
                            <w:tcW w:w="5816" w:type="dxa"/>
                            <w:tcBorders>
                              <w:top w:val="single" w:sz="4" w:space="0" w:color="auto"/>
                            </w:tcBorders>
                            <w:shd w:val="clear" w:color="auto" w:fill="F2F2F2" w:themeFill="background1" w:themeFillShade="F2"/>
                            <w:tcPrChange w:id="11" w:author="Spellman, Olga (Alliance Bioversity-CIAT)" w:date="2026-09-25T16:52:00Z" w16du:dateUtc="2026-09-25T14:52:00Z">
                              <w:tcPr>
                                <w:tcW w:w="6099" w:type="dxa"/>
                                <w:gridSpan w:val="3"/>
                                <w:tcBorders>
                                  <w:top w:val="single" w:sz="4" w:space="0" w:color="auto"/>
                                </w:tcBorders>
                                <w:shd w:val="clear" w:color="auto" w:fill="F2F2F2" w:themeFill="background1" w:themeFillShade="F2"/>
                              </w:tcPr>
                            </w:tcPrChange>
                          </w:tcPr>
                          <w:p w14:paraId="268476B1" w14:textId="6EFB1EBA" w:rsidR="00260834" w:rsidRDefault="00CB0C1C" w:rsidP="00385D97">
                            <w:pPr>
                              <w:pStyle w:val="ListParagraph"/>
                              <w:tabs>
                                <w:tab w:val="left" w:pos="3940"/>
                              </w:tabs>
                              <w:spacing w:after="120"/>
                              <w:ind w:left="0"/>
                              <w:rPr>
                                <w:color w:val="002060"/>
                                <w:sz w:val="22"/>
                                <w:szCs w:val="22"/>
                                <w:lang w:val="en-US"/>
                              </w:rPr>
                            </w:pPr>
                            <w:sdt>
                              <w:sdtPr>
                                <w:rPr>
                                  <w:color w:val="002060"/>
                                  <w:sz w:val="22"/>
                                  <w:szCs w:val="22"/>
                                  <w:lang w:val="en-US"/>
                                </w:rPr>
                                <w:id w:val="673377370"/>
                                <w:placeholder>
                                  <w:docPart w:val="6B8819DDDC2742908A45AB5D1C4FF021"/>
                                </w:placeholder>
                                <w:showingPlcHdr/>
                              </w:sdtPr>
                              <w:sdtEndPr/>
                              <w:sdtContent>
                                <w:r w:rsidR="00260834" w:rsidRPr="00D50340">
                                  <w:rPr>
                                    <w:i/>
                                    <w:color w:val="747474" w:themeColor="background2" w:themeShade="80"/>
                                    <w:sz w:val="22"/>
                                    <w:szCs w:val="22"/>
                                    <w:lang w:val="en-US"/>
                                  </w:rPr>
                                  <w:t>Please enter the CGSpace handle.</w:t>
                                </w:r>
                              </w:sdtContent>
                            </w:sdt>
                            <w:r w:rsidR="00385D97">
                              <w:rPr>
                                <w:color w:val="002060"/>
                                <w:sz w:val="22"/>
                                <w:szCs w:val="22"/>
                                <w:lang w:val="en-US"/>
                              </w:rPr>
                              <w:tab/>
                            </w:r>
                          </w:p>
                        </w:tc>
                      </w:tr>
                    </w:sdtContent>
                  </w:sdt>
                </w:sdtContent>
              </w:sdt>
            </w:sdtContent>
          </w:sdt>
        </w:sdtContent>
      </w:sdt>
    </w:tbl>
    <w:p w14:paraId="07A4CE86" w14:textId="67088659" w:rsidR="00231571" w:rsidRPr="008D42A8" w:rsidRDefault="008D42A8" w:rsidP="008D42A8">
      <w:pPr>
        <w:spacing w:after="120" w:line="240" w:lineRule="auto"/>
        <w:rPr>
          <w:color w:val="002060"/>
          <w:sz w:val="20"/>
          <w:szCs w:val="20"/>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sign</w:t>
      </w:r>
      <w:r w:rsidR="00B41134">
        <w:rPr>
          <w:i/>
          <w:iCs/>
          <w:color w:val="C00000"/>
          <w:sz w:val="20"/>
          <w:szCs w:val="20"/>
          <w:lang w:val="en-US"/>
        </w:rPr>
        <w:t xml:space="preserve"> at the end of the first row</w:t>
      </w:r>
      <w:r w:rsidRPr="00052F61">
        <w:rPr>
          <w:i/>
          <w:iCs/>
          <w:color w:val="C00000"/>
          <w:sz w:val="20"/>
          <w:szCs w:val="20"/>
          <w:lang w:val="en-US"/>
        </w:rPr>
        <w:t xml:space="preserve"> </w:t>
      </w:r>
      <w:r w:rsidR="00E34C2C">
        <w:rPr>
          <w:i/>
          <w:iCs/>
          <w:color w:val="C00000"/>
          <w:sz w:val="20"/>
          <w:szCs w:val="20"/>
          <w:lang w:val="en-US"/>
        </w:rPr>
        <w:t>to create</w:t>
      </w:r>
      <w:r>
        <w:rPr>
          <w:i/>
          <w:iCs/>
          <w:color w:val="C00000"/>
          <w:sz w:val="20"/>
          <w:szCs w:val="20"/>
          <w:lang w:val="en-US"/>
        </w:rPr>
        <w:t xml:space="preserve"> another </w:t>
      </w:r>
      <w:r w:rsidR="00B41134">
        <w:rPr>
          <w:i/>
          <w:iCs/>
          <w:color w:val="C00000"/>
          <w:sz w:val="20"/>
          <w:szCs w:val="20"/>
          <w:lang w:val="en-US"/>
        </w:rPr>
        <w:t>line</w:t>
      </w:r>
      <w:r>
        <w:rPr>
          <w:i/>
          <w:iCs/>
          <w:color w:val="C00000"/>
          <w:sz w:val="20"/>
          <w:szCs w:val="20"/>
          <w:lang w:val="en-US"/>
        </w:rPr>
        <w:t xml:space="preserve"> as needed</w:t>
      </w:r>
      <w:r w:rsidRPr="00052F61">
        <w:rPr>
          <w:i/>
          <w:iCs/>
          <w:color w:val="C00000"/>
          <w:sz w:val="20"/>
          <w:szCs w:val="20"/>
          <w:lang w:val="en-US"/>
        </w:rPr>
        <w:t>.</w:t>
      </w:r>
    </w:p>
    <w:p w14:paraId="5C8E950D" w14:textId="1BA325E9" w:rsidR="002E0B1D" w:rsidDel="009E7855" w:rsidRDefault="002E0B1D" w:rsidP="002E0B1D">
      <w:pPr>
        <w:spacing w:before="120" w:after="120" w:line="240" w:lineRule="auto"/>
        <w:jc w:val="both"/>
        <w:rPr>
          <w:del w:id="12" w:author="Spellman, Olga (Alliance Bioversity-CIAT)" w:date="2026-09-25T16:50:00Z" w16du:dateUtc="2026-09-25T14:50:00Z"/>
          <w:i/>
          <w:iCs/>
          <w:color w:val="3A7C22" w:themeColor="accent6" w:themeShade="BF"/>
          <w:sz w:val="22"/>
          <w:szCs w:val="22"/>
          <w:lang w:val="en-US"/>
        </w:rPr>
      </w:pPr>
      <w:r w:rsidRPr="00420FAD">
        <w:rPr>
          <w:i/>
          <w:iCs/>
          <w:color w:val="3A7C22" w:themeColor="accent6" w:themeShade="BF"/>
          <w:sz w:val="22"/>
          <w:szCs w:val="22"/>
          <w:lang w:val="en-US"/>
        </w:rPr>
        <w:t xml:space="preserve">This section should include </w:t>
      </w:r>
      <w:r w:rsidRPr="00CB7FC8">
        <w:rPr>
          <w:b/>
          <w:bCs/>
          <w:i/>
          <w:iCs/>
          <w:color w:val="3A7C22" w:themeColor="accent6" w:themeShade="BF"/>
          <w:sz w:val="22"/>
          <w:szCs w:val="22"/>
          <w:lang w:val="en-US"/>
        </w:rPr>
        <w:t>Alliance knowledge products</w:t>
      </w:r>
      <w:r w:rsidRPr="00420FAD">
        <w:rPr>
          <w:i/>
          <w:iCs/>
          <w:color w:val="3A7C22" w:themeColor="accent6" w:themeShade="BF"/>
          <w:sz w:val="22"/>
          <w:szCs w:val="22"/>
          <w:lang w:val="en-US"/>
        </w:rPr>
        <w:t>—such as journal articles, book chapters, papers, presentations, and similar outputs</w:t>
      </w:r>
      <w:r w:rsidRPr="005A69C8">
        <w:rPr>
          <w:i/>
          <w:iCs/>
          <w:color w:val="3A7C22" w:themeColor="accent6" w:themeShade="BF"/>
          <w:sz w:val="22"/>
          <w:szCs w:val="22"/>
          <w:lang w:val="en-US"/>
        </w:rPr>
        <w:t>—</w:t>
      </w:r>
      <w:r w:rsidRPr="005D4ABD">
        <w:rPr>
          <w:b/>
          <w:bCs/>
          <w:i/>
          <w:iCs/>
          <w:color w:val="3A7C22" w:themeColor="accent6" w:themeShade="BF"/>
          <w:sz w:val="22"/>
          <w:szCs w:val="22"/>
          <w:lang w:val="en-US"/>
        </w:rPr>
        <w:t>that provide the scientific foundation for the documented outcome or impact</w:t>
      </w:r>
      <w:r w:rsidRPr="00420FAD">
        <w:rPr>
          <w:i/>
          <w:iCs/>
          <w:color w:val="3A7C22" w:themeColor="accent6" w:themeShade="BF"/>
          <w:sz w:val="22"/>
          <w:szCs w:val="22"/>
          <w:lang w:val="en-US"/>
        </w:rPr>
        <w:t xml:space="preserve">. </w:t>
      </w:r>
      <w:ins w:id="13" w:author="Spellman, Olga (Alliance Bioversity-CIAT)" w:date="2026-09-25T16:50:00Z" w16du:dateUtc="2026-09-25T14:50:00Z">
        <w:r w:rsidR="00257F67">
          <w:rPr>
            <w:i/>
            <w:iCs/>
            <w:color w:val="3A7C22" w:themeColor="accent6" w:themeShade="BF"/>
            <w:sz w:val="22"/>
            <w:szCs w:val="22"/>
            <w:lang w:val="en-US"/>
          </w:rPr>
          <w:t>List a</w:t>
        </w:r>
      </w:ins>
      <w:del w:id="14" w:author="Spellman, Olga (Alliance Bioversity-CIAT)" w:date="2026-09-25T16:50:00Z" w16du:dateUtc="2026-09-25T14:50:00Z">
        <w:r w:rsidRPr="00420FAD" w:rsidDel="00257F67">
          <w:rPr>
            <w:i/>
            <w:iCs/>
            <w:color w:val="3A7C22" w:themeColor="accent6" w:themeShade="BF"/>
            <w:sz w:val="22"/>
            <w:szCs w:val="22"/>
            <w:lang w:val="en-US"/>
          </w:rPr>
          <w:delText>A</w:delText>
        </w:r>
      </w:del>
      <w:r w:rsidRPr="00420FAD">
        <w:rPr>
          <w:i/>
          <w:iCs/>
          <w:color w:val="3A7C22" w:themeColor="accent6" w:themeShade="BF"/>
          <w:sz w:val="22"/>
          <w:szCs w:val="22"/>
          <w:lang w:val="en-US"/>
        </w:rPr>
        <w:t>ny Alliance knowledge</w:t>
      </w:r>
      <w:r>
        <w:rPr>
          <w:i/>
          <w:iCs/>
          <w:color w:val="3A7C22" w:themeColor="accent6" w:themeShade="BF"/>
          <w:sz w:val="22"/>
          <w:szCs w:val="22"/>
          <w:lang w:val="en-US"/>
        </w:rPr>
        <w:t xml:space="preserve"> product</w:t>
      </w:r>
      <w:r w:rsidRPr="00420FAD">
        <w:rPr>
          <w:i/>
          <w:iCs/>
          <w:color w:val="3A7C22" w:themeColor="accent6" w:themeShade="BF"/>
          <w:sz w:val="22"/>
          <w:szCs w:val="22"/>
          <w:lang w:val="en-US"/>
        </w:rPr>
        <w:t xml:space="preserve"> reporting on the </w:t>
      </w:r>
      <w:r>
        <w:rPr>
          <w:i/>
          <w:iCs/>
          <w:color w:val="3A7C22" w:themeColor="accent6" w:themeShade="BF"/>
          <w:sz w:val="22"/>
          <w:szCs w:val="22"/>
          <w:lang w:val="en-US"/>
        </w:rPr>
        <w:t xml:space="preserve">scientific </w:t>
      </w:r>
      <w:r w:rsidRPr="00420FAD">
        <w:rPr>
          <w:i/>
          <w:iCs/>
          <w:color w:val="3A7C22" w:themeColor="accent6" w:themeShade="BF"/>
          <w:sz w:val="22"/>
          <w:szCs w:val="22"/>
          <w:lang w:val="en-US"/>
        </w:rPr>
        <w:t>findings</w:t>
      </w:r>
      <w:r>
        <w:rPr>
          <w:i/>
          <w:iCs/>
          <w:color w:val="3A7C22" w:themeColor="accent6" w:themeShade="BF"/>
          <w:sz w:val="22"/>
          <w:szCs w:val="22"/>
          <w:lang w:val="en-US"/>
        </w:rPr>
        <w:t>, social processes, or technical steps</w:t>
      </w:r>
      <w:r w:rsidRPr="00420FAD">
        <w:rPr>
          <w:i/>
          <w:iCs/>
          <w:color w:val="3A7C22" w:themeColor="accent6" w:themeShade="BF"/>
          <w:sz w:val="22"/>
          <w:szCs w:val="22"/>
          <w:lang w:val="en-US"/>
        </w:rPr>
        <w:t xml:space="preserve"> th</w:t>
      </w:r>
      <w:r>
        <w:rPr>
          <w:i/>
          <w:iCs/>
          <w:color w:val="3A7C22" w:themeColor="accent6" w:themeShade="BF"/>
          <w:sz w:val="22"/>
          <w:szCs w:val="22"/>
          <w:lang w:val="en-US"/>
        </w:rPr>
        <w:t>at</w:t>
      </w:r>
      <w:r w:rsidRPr="00420FAD">
        <w:rPr>
          <w:i/>
          <w:iCs/>
          <w:color w:val="3A7C22" w:themeColor="accent6" w:themeShade="BF"/>
          <w:sz w:val="22"/>
          <w:szCs w:val="22"/>
          <w:lang w:val="en-US"/>
        </w:rPr>
        <w:t xml:space="preserve"> enabled the documented outcome or impact</w:t>
      </w:r>
      <w:del w:id="15" w:author="Spellman, Olga (Alliance Bioversity-CIAT)" w:date="2026-09-25T16:50:00Z" w16du:dateUtc="2026-09-25T14:50:00Z">
        <w:r w:rsidRPr="00420FAD" w:rsidDel="00257F67">
          <w:rPr>
            <w:i/>
            <w:iCs/>
            <w:color w:val="3A7C22" w:themeColor="accent6" w:themeShade="BF"/>
            <w:sz w:val="22"/>
            <w:szCs w:val="22"/>
            <w:lang w:val="en-US"/>
          </w:rPr>
          <w:delText xml:space="preserve"> should be listed here</w:delText>
        </w:r>
      </w:del>
      <w:r w:rsidRPr="00420FAD">
        <w:rPr>
          <w:i/>
          <w:iCs/>
          <w:color w:val="3A7C22" w:themeColor="accent6" w:themeShade="BF"/>
          <w:sz w:val="22"/>
          <w:szCs w:val="22"/>
          <w:lang w:val="en-US"/>
        </w:rPr>
        <w:t>.</w:t>
      </w:r>
      <w:ins w:id="16" w:author="Spellman, Olga (Alliance Bioversity-CIAT)" w:date="2026-09-25T16:50:00Z" w16du:dateUtc="2026-09-25T14:50:00Z">
        <w:r w:rsidR="00257F67">
          <w:rPr>
            <w:i/>
            <w:iCs/>
            <w:color w:val="3A7C22" w:themeColor="accent6" w:themeShade="BF"/>
            <w:sz w:val="22"/>
            <w:szCs w:val="22"/>
            <w:lang w:val="en-US"/>
          </w:rPr>
          <w:t xml:space="preserve"> </w:t>
        </w:r>
        <w:r w:rsidR="009E7855">
          <w:rPr>
            <w:i/>
            <w:iCs/>
            <w:color w:val="3A7C22" w:themeColor="accent6" w:themeShade="BF"/>
            <w:sz w:val="22"/>
            <w:szCs w:val="22"/>
          </w:rPr>
          <w:t xml:space="preserve">Please include the year of publication in parentheses after the Result </w:t>
        </w:r>
      </w:ins>
      <w:ins w:id="17" w:author="Spellman, Olga (Alliance Bioversity-CIAT)" w:date="2026-09-25T16:58:00Z" w16du:dateUtc="2026-09-25T14:58:00Z">
        <w:r w:rsidR="004D3906">
          <w:rPr>
            <w:i/>
            <w:iCs/>
            <w:color w:val="3A7C22" w:themeColor="accent6" w:themeShade="BF"/>
            <w:sz w:val="22"/>
            <w:szCs w:val="22"/>
          </w:rPr>
          <w:t>N</w:t>
        </w:r>
      </w:ins>
      <w:ins w:id="18" w:author="Spellman, Olga (Alliance Bioversity-CIAT)" w:date="2026-09-25T16:50:00Z" w16du:dateUtc="2026-09-25T14:50:00Z">
        <w:r w:rsidR="009E7855">
          <w:rPr>
            <w:i/>
            <w:iCs/>
            <w:color w:val="3A7C22" w:themeColor="accent6" w:themeShade="BF"/>
            <w:sz w:val="22"/>
            <w:szCs w:val="22"/>
          </w:rPr>
          <w:t>ame.</w:t>
        </w:r>
      </w:ins>
    </w:p>
    <w:p w14:paraId="59310BDC" w14:textId="53C643AA" w:rsidR="00580B03" w:rsidRDefault="00992258" w:rsidP="00E74C50">
      <w:pPr>
        <w:spacing w:before="120" w:after="120" w:line="240" w:lineRule="auto"/>
        <w:rPr>
          <w:i/>
          <w:iCs/>
          <w:color w:val="3A7C22" w:themeColor="accent6" w:themeShade="BF"/>
          <w:sz w:val="22"/>
          <w:szCs w:val="22"/>
          <w:lang w:val="en-US"/>
        </w:rPr>
      </w:pPr>
      <w:r w:rsidRPr="00915372">
        <w:rPr>
          <w:i/>
          <w:iCs/>
          <w:color w:val="3A7C22" w:themeColor="accent6" w:themeShade="BF"/>
          <w:sz w:val="22"/>
          <w:szCs w:val="22"/>
          <w:lang w:val="en-US"/>
        </w:rPr>
        <w:t xml:space="preserve">You can find good examples </w:t>
      </w:r>
      <w:hyperlink r:id="rId20" w:history="1">
        <w:r w:rsidRPr="00915372">
          <w:rPr>
            <w:rStyle w:val="Hyperlink"/>
            <w:b/>
            <w:bCs/>
            <w:i/>
            <w:iCs/>
            <w:sz w:val="22"/>
            <w:szCs w:val="22"/>
          </w:rPr>
          <w:t>here</w:t>
        </w:r>
      </w:hyperlink>
      <w:r w:rsidRPr="00915372">
        <w:rPr>
          <w:i/>
          <w:iCs/>
          <w:color w:val="0070C0"/>
          <w:sz w:val="22"/>
          <w:szCs w:val="22"/>
          <w:lang w:val="en-US"/>
        </w:rPr>
        <w:t>.</w:t>
      </w:r>
      <w:r w:rsidR="00E2382C">
        <w:rPr>
          <w:i/>
          <w:iCs/>
          <w:color w:val="0070C0"/>
          <w:sz w:val="22"/>
          <w:szCs w:val="22"/>
          <w:lang w:val="en-US"/>
        </w:rPr>
        <w:t xml:space="preserve"> </w:t>
      </w:r>
      <w:r w:rsidR="002A1A2D">
        <w:rPr>
          <w:i/>
          <w:iCs/>
          <w:color w:val="3A7C22" w:themeColor="accent6" w:themeShade="BF"/>
          <w:sz w:val="22"/>
          <w:szCs w:val="22"/>
          <w:lang w:val="en-US"/>
        </w:rPr>
        <w:t>Y</w:t>
      </w:r>
      <w:r w:rsidR="00E2382C">
        <w:rPr>
          <w:i/>
          <w:iCs/>
          <w:color w:val="3A7C22" w:themeColor="accent6" w:themeShade="BF"/>
          <w:sz w:val="22"/>
          <w:szCs w:val="22"/>
          <w:lang w:val="en-US"/>
        </w:rPr>
        <w:t xml:space="preserve">ou can </w:t>
      </w:r>
      <w:r w:rsidR="00963DFA">
        <w:rPr>
          <w:i/>
          <w:iCs/>
          <w:color w:val="3A7C22" w:themeColor="accent6" w:themeShade="BF"/>
          <w:sz w:val="22"/>
          <w:szCs w:val="22"/>
          <w:lang w:val="en-US"/>
        </w:rPr>
        <w:t xml:space="preserve">retrieve </w:t>
      </w:r>
      <w:proofErr w:type="spellStart"/>
      <w:r w:rsidR="00C60CD1">
        <w:rPr>
          <w:i/>
          <w:iCs/>
          <w:color w:val="3A7C22" w:themeColor="accent6" w:themeShade="BF"/>
          <w:sz w:val="22"/>
          <w:szCs w:val="22"/>
          <w:lang w:val="en-US"/>
        </w:rPr>
        <w:t>CGSpace</w:t>
      </w:r>
      <w:proofErr w:type="spellEnd"/>
      <w:r w:rsidR="00C60CD1">
        <w:rPr>
          <w:i/>
          <w:iCs/>
          <w:color w:val="3A7C22" w:themeColor="accent6" w:themeShade="BF"/>
          <w:sz w:val="22"/>
          <w:szCs w:val="22"/>
          <w:lang w:val="en-US"/>
        </w:rPr>
        <w:t xml:space="preserve"> </w:t>
      </w:r>
      <w:r w:rsidR="00963DFA">
        <w:rPr>
          <w:i/>
          <w:iCs/>
          <w:color w:val="3A7C22" w:themeColor="accent6" w:themeShade="BF"/>
          <w:sz w:val="22"/>
          <w:szCs w:val="22"/>
          <w:lang w:val="en-US"/>
        </w:rPr>
        <w:t>handles from the</w:t>
      </w:r>
      <w:r w:rsidR="00881526">
        <w:rPr>
          <w:i/>
          <w:iCs/>
          <w:color w:val="3A7C22" w:themeColor="accent6" w:themeShade="BF"/>
          <w:sz w:val="22"/>
          <w:szCs w:val="22"/>
          <w:lang w:val="en-US"/>
        </w:rPr>
        <w:t xml:space="preserve"> </w:t>
      </w:r>
      <w:r w:rsidR="00A32872">
        <w:rPr>
          <w:i/>
          <w:iCs/>
          <w:color w:val="3A7C22" w:themeColor="accent6" w:themeShade="BF"/>
          <w:sz w:val="22"/>
          <w:szCs w:val="22"/>
          <w:lang w:val="en-US"/>
        </w:rPr>
        <w:t xml:space="preserve">Alliance </w:t>
      </w:r>
      <w:r w:rsidR="00B20A7D">
        <w:rPr>
          <w:i/>
          <w:iCs/>
          <w:color w:val="3A7C22" w:themeColor="accent6" w:themeShade="BF"/>
          <w:sz w:val="22"/>
          <w:szCs w:val="22"/>
          <w:lang w:val="en-US"/>
        </w:rPr>
        <w:t>communit</w:t>
      </w:r>
      <w:r w:rsidR="00971C53">
        <w:rPr>
          <w:i/>
          <w:iCs/>
          <w:color w:val="3A7C22" w:themeColor="accent6" w:themeShade="BF"/>
          <w:sz w:val="22"/>
          <w:szCs w:val="22"/>
          <w:lang w:val="en-US"/>
        </w:rPr>
        <w:t>y of knowledge product</w:t>
      </w:r>
      <w:r w:rsidR="00881526">
        <w:rPr>
          <w:i/>
          <w:iCs/>
          <w:color w:val="3A7C22" w:themeColor="accent6" w:themeShade="BF"/>
          <w:sz w:val="22"/>
          <w:szCs w:val="22"/>
          <w:lang w:val="en-US"/>
        </w:rPr>
        <w:t>s</w:t>
      </w:r>
      <w:r w:rsidR="002A1A2D">
        <w:fldChar w:fldCharType="begin"/>
      </w:r>
      <w:r w:rsidR="002A1A2D">
        <w:instrText>HYPERLINK "https://cgspace.cgiar.org/communities/b38ea726-475f-4247-a961-0d0b76e67f85?cmcl.page=1"</w:instrText>
      </w:r>
      <w:r w:rsidR="002A1A2D">
        <w:fldChar w:fldCharType="separate"/>
      </w:r>
      <w:r w:rsidR="002A1A2D" w:rsidRPr="002A1A2D">
        <w:rPr>
          <w:rStyle w:val="Hyperlink"/>
          <w:i/>
          <w:iCs/>
          <w:sz w:val="22"/>
          <w:szCs w:val="22"/>
          <w:lang w:val="en-US"/>
        </w:rPr>
        <w:t xml:space="preserve"> </w:t>
      </w:r>
      <w:r w:rsidR="002A1A2D" w:rsidRPr="00985AFC">
        <w:rPr>
          <w:rStyle w:val="Hyperlink"/>
          <w:b/>
          <w:bCs/>
          <w:i/>
          <w:iCs/>
          <w:sz w:val="22"/>
          <w:szCs w:val="22"/>
          <w:lang w:val="en-US"/>
          <w:rPrChange w:id="19" w:author="Spellman, Olga (Alliance Bioversity-CIAT)" w:date="2026-09-25T16:56:00Z" w16du:dateUtc="2026-09-25T14:56:00Z">
            <w:rPr>
              <w:rStyle w:val="Hyperlink"/>
              <w:i/>
              <w:iCs/>
              <w:sz w:val="22"/>
              <w:szCs w:val="22"/>
              <w:lang w:val="en-US"/>
            </w:rPr>
          </w:rPrChange>
        </w:rPr>
        <w:t>here</w:t>
      </w:r>
      <w:r w:rsidR="002A1A2D">
        <w:fldChar w:fldCharType="end"/>
      </w:r>
      <w:r w:rsidR="00021AEB" w:rsidRPr="00420FAD">
        <w:rPr>
          <w:i/>
          <w:iCs/>
          <w:color w:val="3A7C22" w:themeColor="accent6" w:themeShade="BF"/>
          <w:sz w:val="22"/>
          <w:szCs w:val="22"/>
          <w:lang w:val="en-US"/>
        </w:rPr>
        <w:t>.</w:t>
      </w:r>
    </w:p>
    <w:p w14:paraId="2652E798" w14:textId="5BDA8D99" w:rsidR="007A63A6" w:rsidRPr="000C6ED8" w:rsidRDefault="000C6ED8" w:rsidP="000A0ECC">
      <w:pPr>
        <w:pStyle w:val="Heading3"/>
      </w:pPr>
      <w:r w:rsidRPr="000C6ED8">
        <w:t>7.2 Alliance-led Innovations Development</w:t>
      </w:r>
    </w:p>
    <w:tbl>
      <w:tblPr>
        <w:tblStyle w:val="TableGrid"/>
        <w:tblW w:w="9356" w:type="dxa"/>
        <w:tblInd w:w="-5" w:type="dxa"/>
        <w:tblLook w:val="04A0" w:firstRow="1" w:lastRow="0" w:firstColumn="1" w:lastColumn="0" w:noHBand="0" w:noVBand="1"/>
        <w:tblPrChange w:id="20" w:author="Spellman, Olga (Alliance Bioversity-CIAT)" w:date="2026-09-25T16:52:00Z" w16du:dateUtc="2026-09-25T14:52:00Z">
          <w:tblPr>
            <w:tblStyle w:val="TableGrid"/>
            <w:tblW w:w="9356" w:type="dxa"/>
            <w:tblInd w:w="-5" w:type="dxa"/>
            <w:tblLook w:val="04A0" w:firstRow="1" w:lastRow="0" w:firstColumn="1" w:lastColumn="0" w:noHBand="0" w:noVBand="1"/>
          </w:tblPr>
        </w:tblPrChange>
      </w:tblPr>
      <w:tblGrid>
        <w:gridCol w:w="3407"/>
        <w:gridCol w:w="5949"/>
        <w:tblGridChange w:id="21">
          <w:tblGrid>
            <w:gridCol w:w="5"/>
            <w:gridCol w:w="3266"/>
            <w:gridCol w:w="136"/>
            <w:gridCol w:w="5949"/>
            <w:gridCol w:w="5"/>
          </w:tblGrid>
        </w:tblGridChange>
      </w:tblGrid>
      <w:tr w:rsidR="00E62B65" w14:paraId="0A7DAF92" w14:textId="77777777" w:rsidTr="00CD0FEA">
        <w:trPr>
          <w:trPrChange w:id="22" w:author="Spellman, Olga (Alliance Bioversity-CIAT)" w:date="2026-09-25T16:52:00Z" w16du:dateUtc="2026-09-25T14:52:00Z">
            <w:trPr>
              <w:gridBefore w:val="1"/>
            </w:trPr>
          </w:trPrChange>
        </w:trPr>
        <w:tc>
          <w:tcPr>
            <w:tcW w:w="3407" w:type="dxa"/>
            <w:tcBorders>
              <w:top w:val="nil"/>
              <w:left w:val="nil"/>
              <w:bottom w:val="single" w:sz="4" w:space="0" w:color="auto"/>
              <w:right w:val="nil"/>
            </w:tcBorders>
            <w:tcPrChange w:id="23" w:author="Spellman, Olga (Alliance Bioversity-CIAT)" w:date="2026-09-25T16:52:00Z" w16du:dateUtc="2026-09-25T14:52:00Z">
              <w:tcPr>
                <w:tcW w:w="3266" w:type="dxa"/>
                <w:tcBorders>
                  <w:top w:val="nil"/>
                  <w:left w:val="nil"/>
                  <w:bottom w:val="single" w:sz="4" w:space="0" w:color="auto"/>
                  <w:right w:val="nil"/>
                </w:tcBorders>
              </w:tcPr>
            </w:tcPrChange>
          </w:tcPr>
          <w:p w14:paraId="5C65E694" w14:textId="51EECC3E" w:rsidR="00E62B65" w:rsidRPr="00E62B65" w:rsidRDefault="009753B5" w:rsidP="00E16242">
            <w:pPr>
              <w:pStyle w:val="ListParagraph"/>
              <w:spacing w:after="120"/>
              <w:ind w:left="0"/>
              <w:rPr>
                <w:color w:val="002060"/>
                <w:sz w:val="22"/>
                <w:szCs w:val="22"/>
                <w:lang w:val="en-US"/>
              </w:rPr>
            </w:pPr>
            <w:r>
              <w:rPr>
                <w:color w:val="002060"/>
                <w:sz w:val="22"/>
                <w:szCs w:val="22"/>
                <w:lang w:val="en-US"/>
              </w:rPr>
              <w:t>Result Name</w:t>
            </w:r>
            <w:ins w:id="24" w:author="Spellman, Olga (Alliance Bioversity-CIAT)" w:date="2026-09-25T16:50:00Z" w16du:dateUtc="2026-09-25T14:50:00Z">
              <w:r w:rsidR="009E7855">
                <w:rPr>
                  <w:color w:val="002060"/>
                  <w:sz w:val="22"/>
                  <w:szCs w:val="22"/>
                  <w:lang w:val="en-US"/>
                </w:rPr>
                <w:t xml:space="preserve"> (</w:t>
              </w:r>
            </w:ins>
            <w:ins w:id="25" w:author="Spellman, Olga (Alliance Bioversity-CIAT)" w:date="2026-09-25T16:51:00Z" w16du:dateUtc="2026-09-25T14:51:00Z">
              <w:r w:rsidR="00CD0FEA">
                <w:rPr>
                  <w:color w:val="002060"/>
                  <w:sz w:val="22"/>
                  <w:szCs w:val="22"/>
                  <w:lang w:val="en-US"/>
                </w:rPr>
                <w:t>Year of publication)</w:t>
              </w:r>
            </w:ins>
          </w:p>
        </w:tc>
        <w:tc>
          <w:tcPr>
            <w:tcW w:w="5949" w:type="dxa"/>
            <w:tcBorders>
              <w:top w:val="nil"/>
              <w:left w:val="nil"/>
              <w:bottom w:val="single" w:sz="4" w:space="0" w:color="auto"/>
              <w:right w:val="nil"/>
            </w:tcBorders>
            <w:tcPrChange w:id="26" w:author="Spellman, Olga (Alliance Bioversity-CIAT)" w:date="2026-09-25T16:52:00Z" w16du:dateUtc="2026-09-25T14:52:00Z">
              <w:tcPr>
                <w:tcW w:w="6090" w:type="dxa"/>
                <w:gridSpan w:val="3"/>
                <w:tcBorders>
                  <w:top w:val="nil"/>
                  <w:left w:val="nil"/>
                  <w:bottom w:val="single" w:sz="4" w:space="0" w:color="auto"/>
                  <w:right w:val="nil"/>
                </w:tcBorders>
              </w:tcPr>
            </w:tcPrChange>
          </w:tcPr>
          <w:p w14:paraId="4C4B941B" w14:textId="4F4452F7" w:rsidR="00E62B65" w:rsidRPr="00E62B65" w:rsidRDefault="009753B5" w:rsidP="00E16242">
            <w:pPr>
              <w:pStyle w:val="ListParagraph"/>
              <w:spacing w:after="120"/>
              <w:ind w:left="0"/>
              <w:rPr>
                <w:color w:val="002060"/>
                <w:sz w:val="22"/>
                <w:szCs w:val="22"/>
                <w:lang w:val="en-US"/>
              </w:rPr>
            </w:pPr>
            <w:r>
              <w:rPr>
                <w:color w:val="002060"/>
                <w:sz w:val="22"/>
                <w:szCs w:val="22"/>
                <w:lang w:val="en-US"/>
              </w:rPr>
              <w:t>Result Link</w:t>
            </w:r>
            <w:r w:rsidR="001F1A07">
              <w:rPr>
                <w:color w:val="002060"/>
                <w:sz w:val="22"/>
                <w:szCs w:val="22"/>
                <w:lang w:val="en-US"/>
              </w:rPr>
              <w:t xml:space="preserve"> </w:t>
            </w:r>
          </w:p>
        </w:tc>
      </w:tr>
      <w:sdt>
        <w:sdtPr>
          <w:rPr>
            <w:color w:val="002060"/>
            <w:sz w:val="22"/>
            <w:szCs w:val="22"/>
            <w:lang w:val="en-US"/>
          </w:rPr>
          <w:id w:val="-586842894"/>
          <w15:repeatingSection/>
        </w:sdtPr>
        <w:sdtEndPr/>
        <w:sdtContent>
          <w:sdt>
            <w:sdtPr>
              <w:rPr>
                <w:color w:val="002060"/>
                <w:sz w:val="22"/>
                <w:szCs w:val="22"/>
                <w:lang w:val="en-US"/>
              </w:rPr>
              <w:id w:val="-566111145"/>
              <w:placeholder>
                <w:docPart w:val="DefaultPlaceholder_-1854013435"/>
              </w:placeholder>
              <w15:repeatingSectionItem/>
            </w:sdtPr>
            <w:sdtEndPr/>
            <w:sdtContent>
              <w:tr w:rsidR="009753B5" w14:paraId="429511EC" w14:textId="77777777" w:rsidTr="00CD0FEA">
                <w:trPr>
                  <w:trPrChange w:id="27" w:author="Spellman, Olga (Alliance Bioversity-CIAT)" w:date="2026-09-25T16:52:00Z" w16du:dateUtc="2026-09-25T14:52:00Z">
                    <w:trPr>
                      <w:gridBefore w:val="1"/>
                    </w:trPr>
                  </w:trPrChange>
                </w:trPr>
                <w:sdt>
                  <w:sdtPr>
                    <w:rPr>
                      <w:color w:val="002060"/>
                      <w:sz w:val="22"/>
                      <w:szCs w:val="22"/>
                      <w:lang w:val="en-US"/>
                    </w:rPr>
                    <w:id w:val="-180349419"/>
                    <w:placeholder>
                      <w:docPart w:val="312D82200938476B863CE107B9BDC0CB"/>
                    </w:placeholder>
                    <w:showingPlcHdr/>
                  </w:sdtPr>
                  <w:sdtEndPr/>
                  <w:sdtContent>
                    <w:tc>
                      <w:tcPr>
                        <w:tcW w:w="3407" w:type="dxa"/>
                        <w:tcBorders>
                          <w:top w:val="single" w:sz="4" w:space="0" w:color="auto"/>
                        </w:tcBorders>
                        <w:shd w:val="clear" w:color="auto" w:fill="F2F2F2" w:themeFill="background1" w:themeFillShade="F2"/>
                        <w:tcPrChange w:id="28" w:author="Spellman, Olga (Alliance Bioversity-CIAT)" w:date="2026-09-25T16:52:00Z" w16du:dateUtc="2026-09-25T14:52:00Z">
                          <w:tcPr>
                            <w:tcW w:w="3266" w:type="dxa"/>
                            <w:tcBorders>
                              <w:top w:val="single" w:sz="4" w:space="0" w:color="auto"/>
                            </w:tcBorders>
                            <w:shd w:val="clear" w:color="auto" w:fill="F2F2F2" w:themeFill="background1" w:themeFillShade="F2"/>
                          </w:tcPr>
                        </w:tcPrChange>
                      </w:tcPr>
                      <w:p w14:paraId="794177F8" w14:textId="389DDBC7" w:rsidR="009753B5" w:rsidRDefault="003B16EA" w:rsidP="00E16242">
                        <w:pPr>
                          <w:pStyle w:val="ListParagraph"/>
                          <w:spacing w:after="120"/>
                          <w:ind w:left="0"/>
                          <w:rPr>
                            <w:color w:val="002060"/>
                            <w:sz w:val="22"/>
                            <w:szCs w:val="22"/>
                            <w:lang w:val="en-US"/>
                          </w:rPr>
                        </w:pPr>
                        <w:r w:rsidRPr="00D50340">
                          <w:rPr>
                            <w:rStyle w:val="PlaceholderText"/>
                            <w:i/>
                            <w:color w:val="747474" w:themeColor="background2" w:themeShade="80"/>
                            <w:sz w:val="22"/>
                            <w:szCs w:val="22"/>
                          </w:rPr>
                          <w:t>Click or tap here to enter text.</w:t>
                        </w:r>
                      </w:p>
                    </w:tc>
                  </w:sdtContent>
                </w:sdt>
                <w:sdt>
                  <w:sdtPr>
                    <w:rPr>
                      <w:color w:val="002060"/>
                      <w:sz w:val="22"/>
                      <w:szCs w:val="22"/>
                      <w:lang w:val="en-US"/>
                    </w:rPr>
                    <w:id w:val="-42835584"/>
                    <w:placeholder>
                      <w:docPart w:val="3377711122724B9390C2A548C16F19A7"/>
                    </w:placeholder>
                    <w:showingPlcHdr/>
                  </w:sdtPr>
                  <w:sdtEndPr/>
                  <w:sdtContent>
                    <w:tc>
                      <w:tcPr>
                        <w:tcW w:w="5949" w:type="dxa"/>
                        <w:tcBorders>
                          <w:top w:val="single" w:sz="4" w:space="0" w:color="auto"/>
                        </w:tcBorders>
                        <w:shd w:val="clear" w:color="auto" w:fill="F2F2F2" w:themeFill="background1" w:themeFillShade="F2"/>
                        <w:tcPrChange w:id="29" w:author="Spellman, Olga (Alliance Bioversity-CIAT)" w:date="2026-09-25T16:52:00Z" w16du:dateUtc="2026-09-25T14:52:00Z">
                          <w:tcPr>
                            <w:tcW w:w="6090" w:type="dxa"/>
                            <w:gridSpan w:val="3"/>
                            <w:tcBorders>
                              <w:top w:val="single" w:sz="4" w:space="0" w:color="auto"/>
                            </w:tcBorders>
                            <w:shd w:val="clear" w:color="auto" w:fill="F2F2F2" w:themeFill="background1" w:themeFillShade="F2"/>
                          </w:tcPr>
                        </w:tcPrChange>
                      </w:tcPr>
                      <w:p w14:paraId="5FA47122" w14:textId="1ECD0199" w:rsidR="009753B5" w:rsidRDefault="003B16EA" w:rsidP="00E16242">
                        <w:pPr>
                          <w:pStyle w:val="ListParagraph"/>
                          <w:spacing w:after="120"/>
                          <w:ind w:left="0"/>
                          <w:rPr>
                            <w:color w:val="002060"/>
                            <w:sz w:val="22"/>
                            <w:szCs w:val="22"/>
                            <w:lang w:val="en-US"/>
                          </w:rPr>
                        </w:pPr>
                        <w:r w:rsidRPr="003B16EA">
                          <w:rPr>
                            <w:i/>
                            <w:iCs/>
                            <w:color w:val="747474" w:themeColor="background2" w:themeShade="80"/>
                            <w:sz w:val="22"/>
                            <w:szCs w:val="22"/>
                            <w:lang w:val="en-US"/>
                          </w:rPr>
                          <w:t>Please enter the</w:t>
                        </w:r>
                        <w:r w:rsidR="0020268E">
                          <w:rPr>
                            <w:i/>
                            <w:iCs/>
                            <w:color w:val="747474" w:themeColor="background2" w:themeShade="80"/>
                            <w:sz w:val="22"/>
                            <w:szCs w:val="22"/>
                            <w:lang w:val="en-US"/>
                          </w:rPr>
                          <w:t xml:space="preserve"> PRMS or STAR</w:t>
                        </w:r>
                        <w:r w:rsidRPr="003B16EA">
                          <w:rPr>
                            <w:i/>
                            <w:iCs/>
                            <w:color w:val="747474" w:themeColor="background2" w:themeShade="80"/>
                            <w:sz w:val="22"/>
                            <w:szCs w:val="22"/>
                            <w:lang w:val="en-US"/>
                          </w:rPr>
                          <w:t xml:space="preserve"> URL here</w:t>
                        </w:r>
                        <w:r w:rsidR="00E74C50">
                          <w:rPr>
                            <w:i/>
                            <w:iCs/>
                            <w:color w:val="747474" w:themeColor="background2" w:themeShade="80"/>
                            <w:sz w:val="22"/>
                            <w:szCs w:val="22"/>
                            <w:lang w:val="en-US"/>
                          </w:rPr>
                          <w:t>.</w:t>
                        </w:r>
                      </w:p>
                    </w:tc>
                  </w:sdtContent>
                </w:sdt>
              </w:tr>
            </w:sdtContent>
          </w:sdt>
        </w:sdtContent>
      </w:sdt>
      <w:tr w:rsidR="00E62B65" w14:paraId="2F7D7BC1" w14:textId="77777777" w:rsidTr="00CD0FEA">
        <w:trPr>
          <w:trPrChange w:id="30" w:author="Spellman, Olga (Alliance Bioversity-CIAT)" w:date="2026-09-25T16:52:00Z" w16du:dateUtc="2026-09-25T14:52:00Z">
            <w:trPr>
              <w:gridBefore w:val="1"/>
            </w:trPr>
          </w:trPrChange>
        </w:trPr>
        <w:tc>
          <w:tcPr>
            <w:tcW w:w="3407" w:type="dxa"/>
            <w:shd w:val="clear" w:color="auto" w:fill="F2F2F2" w:themeFill="background1" w:themeFillShade="F2"/>
            <w:tcPrChange w:id="31" w:author="Spellman, Olga (Alliance Bioversity-CIAT)" w:date="2026-09-25T16:52:00Z" w16du:dateUtc="2026-09-25T14:52:00Z">
              <w:tcPr>
                <w:tcW w:w="3266" w:type="dxa"/>
                <w:shd w:val="clear" w:color="auto" w:fill="F2F2F2" w:themeFill="background1" w:themeFillShade="F2"/>
              </w:tcPr>
            </w:tcPrChange>
          </w:tcPr>
          <w:p w14:paraId="08DC8527" w14:textId="3FEEF145" w:rsidR="00E62B65" w:rsidRPr="00E62B65" w:rsidRDefault="00837725" w:rsidP="00E16242">
            <w:pPr>
              <w:pStyle w:val="ListParagraph"/>
              <w:spacing w:after="120"/>
              <w:ind w:left="0"/>
              <w:rPr>
                <w:color w:val="002060"/>
                <w:sz w:val="22"/>
                <w:szCs w:val="22"/>
                <w:lang w:val="en-US"/>
              </w:rPr>
            </w:pPr>
            <w:r>
              <w:rPr>
                <w:color w:val="002060"/>
                <w:sz w:val="22"/>
                <w:szCs w:val="22"/>
                <w:lang w:val="en-US"/>
              </w:rPr>
              <w:t xml:space="preserve">If not yet reported, please add some details in the </w:t>
            </w:r>
            <w:r w:rsidR="00516164">
              <w:rPr>
                <w:color w:val="002060"/>
                <w:sz w:val="22"/>
                <w:szCs w:val="22"/>
                <w:lang w:val="en-US"/>
              </w:rPr>
              <w:t xml:space="preserve">adjacent </w:t>
            </w:r>
            <w:r w:rsidR="005241BC">
              <w:rPr>
                <w:color w:val="002060"/>
                <w:sz w:val="22"/>
                <w:szCs w:val="22"/>
                <w:lang w:val="en-US"/>
              </w:rPr>
              <w:t>cell</w:t>
            </w:r>
          </w:p>
        </w:tc>
        <w:sdt>
          <w:sdtPr>
            <w:rPr>
              <w:color w:val="002060"/>
              <w:sz w:val="22"/>
              <w:szCs w:val="22"/>
              <w:lang w:val="en-US"/>
            </w:rPr>
            <w:id w:val="-297527429"/>
            <w:placeholder>
              <w:docPart w:val="5EC246CFDF14487BB689946C547EE800"/>
            </w:placeholder>
            <w:showingPlcHdr/>
          </w:sdtPr>
          <w:sdtEndPr/>
          <w:sdtContent>
            <w:tc>
              <w:tcPr>
                <w:tcW w:w="5949" w:type="dxa"/>
                <w:shd w:val="clear" w:color="auto" w:fill="F2F2F2" w:themeFill="background1" w:themeFillShade="F2"/>
                <w:tcPrChange w:id="32" w:author="Spellman, Olga (Alliance Bioversity-CIAT)" w:date="2026-09-25T16:52:00Z" w16du:dateUtc="2026-09-25T14:52:00Z">
                  <w:tcPr>
                    <w:tcW w:w="6090" w:type="dxa"/>
                    <w:gridSpan w:val="3"/>
                    <w:shd w:val="clear" w:color="auto" w:fill="F2F2F2" w:themeFill="background1" w:themeFillShade="F2"/>
                  </w:tcPr>
                </w:tcPrChange>
              </w:tcPr>
              <w:p w14:paraId="0EECDA40" w14:textId="0B6EC196" w:rsidR="00E62B65" w:rsidRPr="00E62B65" w:rsidRDefault="003B16EA" w:rsidP="00E16242">
                <w:pPr>
                  <w:pStyle w:val="ListParagraph"/>
                  <w:spacing w:after="120"/>
                  <w:ind w:left="0"/>
                  <w:rPr>
                    <w:color w:val="002060"/>
                    <w:sz w:val="22"/>
                    <w:szCs w:val="22"/>
                    <w:lang w:val="en-US"/>
                  </w:rPr>
                </w:pPr>
                <w:r w:rsidRPr="00D50340">
                  <w:rPr>
                    <w:rStyle w:val="PlaceholderText"/>
                    <w:i/>
                    <w:color w:val="747474" w:themeColor="background2" w:themeShade="80"/>
                    <w:sz w:val="22"/>
                    <w:szCs w:val="22"/>
                  </w:rPr>
                  <w:t>Click or tap here to enter text.</w:t>
                </w:r>
              </w:p>
            </w:tc>
          </w:sdtContent>
        </w:sdt>
      </w:tr>
    </w:tbl>
    <w:p w14:paraId="065A02D3" w14:textId="18DB2D9E" w:rsidR="005A22A1" w:rsidRPr="008D42A8" w:rsidRDefault="005A22A1" w:rsidP="005A22A1">
      <w:pPr>
        <w:spacing w:after="120" w:line="240" w:lineRule="auto"/>
        <w:rPr>
          <w:color w:val="002060"/>
          <w:sz w:val="20"/>
          <w:szCs w:val="20"/>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sign</w:t>
      </w:r>
      <w:r>
        <w:rPr>
          <w:i/>
          <w:iCs/>
          <w:color w:val="C00000"/>
          <w:sz w:val="20"/>
          <w:szCs w:val="20"/>
          <w:lang w:val="en-US"/>
        </w:rPr>
        <w:t xml:space="preserve"> at the end of the first row</w:t>
      </w:r>
      <w:r w:rsidRPr="00052F61">
        <w:rPr>
          <w:i/>
          <w:iCs/>
          <w:color w:val="C00000"/>
          <w:sz w:val="20"/>
          <w:szCs w:val="20"/>
          <w:lang w:val="en-US"/>
        </w:rPr>
        <w:t xml:space="preserve"> </w:t>
      </w:r>
      <w:r>
        <w:rPr>
          <w:i/>
          <w:iCs/>
          <w:color w:val="C00000"/>
          <w:sz w:val="20"/>
          <w:szCs w:val="20"/>
          <w:lang w:val="en-US"/>
        </w:rPr>
        <w:t>to create another line as needed</w:t>
      </w:r>
      <w:r w:rsidRPr="00052F61">
        <w:rPr>
          <w:i/>
          <w:iCs/>
          <w:color w:val="C00000"/>
          <w:sz w:val="20"/>
          <w:szCs w:val="20"/>
          <w:lang w:val="en-US"/>
        </w:rPr>
        <w:t>.</w:t>
      </w:r>
    </w:p>
    <w:p w14:paraId="62254F40" w14:textId="2B71C0EB" w:rsidR="007319B7" w:rsidRDefault="007319B7" w:rsidP="007319B7">
      <w:pPr>
        <w:spacing w:before="120" w:after="120" w:line="240" w:lineRule="auto"/>
        <w:jc w:val="both"/>
        <w:rPr>
          <w:i/>
          <w:iCs/>
          <w:color w:val="3A7C22" w:themeColor="accent6" w:themeShade="BF"/>
          <w:sz w:val="22"/>
          <w:szCs w:val="22"/>
          <w:lang w:val="en-US"/>
        </w:rPr>
      </w:pPr>
      <w:r w:rsidRPr="003848CF">
        <w:rPr>
          <w:i/>
          <w:iCs/>
          <w:color w:val="3A7C22" w:themeColor="accent6" w:themeShade="BF"/>
          <w:sz w:val="22"/>
          <w:szCs w:val="22"/>
          <w:lang w:val="en-US"/>
        </w:rPr>
        <w:t xml:space="preserve">If the documented outcome or impact is linked to the successful use of </w:t>
      </w:r>
      <w:r>
        <w:rPr>
          <w:i/>
          <w:iCs/>
          <w:color w:val="3A7C22" w:themeColor="accent6" w:themeShade="BF"/>
          <w:sz w:val="22"/>
          <w:szCs w:val="22"/>
          <w:lang w:val="en-US"/>
        </w:rPr>
        <w:t>one or many</w:t>
      </w:r>
      <w:r w:rsidRPr="003848CF">
        <w:rPr>
          <w:i/>
          <w:iCs/>
          <w:color w:val="3A7C22" w:themeColor="accent6" w:themeShade="BF"/>
          <w:sz w:val="22"/>
          <w:szCs w:val="22"/>
          <w:lang w:val="en-US"/>
        </w:rPr>
        <w:t xml:space="preserve"> </w:t>
      </w:r>
      <w:r w:rsidRPr="00F032D5">
        <w:rPr>
          <w:b/>
          <w:bCs/>
          <w:i/>
          <w:iCs/>
          <w:color w:val="3A7C22" w:themeColor="accent6" w:themeShade="BF"/>
          <w:sz w:val="22"/>
          <w:szCs w:val="22"/>
          <w:lang w:val="en-US"/>
        </w:rPr>
        <w:t>innovation</w:t>
      </w:r>
      <w:r>
        <w:rPr>
          <w:b/>
          <w:bCs/>
          <w:i/>
          <w:iCs/>
          <w:color w:val="3A7C22" w:themeColor="accent6" w:themeShade="BF"/>
          <w:sz w:val="22"/>
          <w:szCs w:val="22"/>
          <w:lang w:val="en-US"/>
        </w:rPr>
        <w:t>s</w:t>
      </w:r>
      <w:r w:rsidRPr="00F032D5">
        <w:rPr>
          <w:b/>
          <w:bCs/>
          <w:i/>
          <w:iCs/>
          <w:color w:val="3A7C22" w:themeColor="accent6" w:themeShade="BF"/>
          <w:sz w:val="22"/>
          <w:szCs w:val="22"/>
          <w:lang w:val="en-US"/>
        </w:rPr>
        <w:t xml:space="preserve"> developed by Alliance researchers</w:t>
      </w:r>
      <w:r w:rsidRPr="003848CF">
        <w:rPr>
          <w:i/>
          <w:iCs/>
          <w:color w:val="3A7C22" w:themeColor="accent6" w:themeShade="BF"/>
          <w:sz w:val="22"/>
          <w:szCs w:val="22"/>
          <w:lang w:val="en-US"/>
        </w:rPr>
        <w:t xml:space="preserve">, please enter </w:t>
      </w:r>
      <w:r>
        <w:rPr>
          <w:i/>
          <w:iCs/>
          <w:color w:val="3A7C22" w:themeColor="accent6" w:themeShade="BF"/>
          <w:sz w:val="22"/>
          <w:szCs w:val="22"/>
          <w:lang w:val="en-US"/>
        </w:rPr>
        <w:t xml:space="preserve">separately </w:t>
      </w:r>
      <w:r w:rsidRPr="003848CF">
        <w:rPr>
          <w:i/>
          <w:iCs/>
          <w:color w:val="3A7C22" w:themeColor="accent6" w:themeShade="BF"/>
          <w:sz w:val="22"/>
          <w:szCs w:val="22"/>
          <w:lang w:val="en-US"/>
        </w:rPr>
        <w:t xml:space="preserve">the </w:t>
      </w:r>
      <w:r>
        <w:rPr>
          <w:i/>
          <w:iCs/>
          <w:color w:val="3A7C22" w:themeColor="accent6" w:themeShade="BF"/>
          <w:sz w:val="22"/>
          <w:szCs w:val="22"/>
          <w:lang w:val="en-US"/>
        </w:rPr>
        <w:t>name</w:t>
      </w:r>
      <w:r w:rsidRPr="003848CF">
        <w:rPr>
          <w:i/>
          <w:iCs/>
          <w:color w:val="3A7C22" w:themeColor="accent6" w:themeShade="BF"/>
          <w:sz w:val="22"/>
          <w:szCs w:val="22"/>
          <w:lang w:val="en-US"/>
        </w:rPr>
        <w:t xml:space="preserve"> of </w:t>
      </w:r>
      <w:r w:rsidR="00B016D6">
        <w:rPr>
          <w:i/>
          <w:iCs/>
          <w:color w:val="3A7C22" w:themeColor="accent6" w:themeShade="BF"/>
          <w:sz w:val="22"/>
          <w:szCs w:val="22"/>
          <w:lang w:val="en-US"/>
        </w:rPr>
        <w:t>each</w:t>
      </w:r>
      <w:r w:rsidR="00B016D6" w:rsidRPr="003848CF">
        <w:rPr>
          <w:i/>
          <w:iCs/>
          <w:color w:val="3A7C22" w:themeColor="accent6" w:themeShade="BF"/>
          <w:sz w:val="22"/>
          <w:szCs w:val="22"/>
          <w:lang w:val="en-US"/>
        </w:rPr>
        <w:t xml:space="preserve"> </w:t>
      </w:r>
      <w:r w:rsidRPr="003848CF">
        <w:rPr>
          <w:i/>
          <w:iCs/>
          <w:color w:val="3A7C22" w:themeColor="accent6" w:themeShade="BF"/>
          <w:sz w:val="22"/>
          <w:szCs w:val="22"/>
          <w:lang w:val="en-US"/>
        </w:rPr>
        <w:t xml:space="preserve">innovation and the URL generated by the reporting tool where it was recorded. If the innovation underpinning the outcome has not yet been reported as an Alliance </w:t>
      </w:r>
      <w:r>
        <w:rPr>
          <w:i/>
          <w:iCs/>
          <w:color w:val="3A7C22" w:themeColor="accent6" w:themeShade="BF"/>
          <w:sz w:val="22"/>
          <w:szCs w:val="22"/>
          <w:lang w:val="en-US"/>
        </w:rPr>
        <w:t>o</w:t>
      </w:r>
      <w:r w:rsidRPr="003848CF">
        <w:rPr>
          <w:i/>
          <w:iCs/>
          <w:color w:val="3A7C22" w:themeColor="accent6" w:themeShade="BF"/>
          <w:sz w:val="22"/>
          <w:szCs w:val="22"/>
          <w:lang w:val="en-US"/>
        </w:rPr>
        <w:t>utput, include a brief description in the designated box. The PISA-</w:t>
      </w:r>
      <w:r w:rsidR="00301D7C">
        <w:rPr>
          <w:i/>
          <w:iCs/>
          <w:color w:val="3A7C22" w:themeColor="accent6" w:themeShade="BF"/>
          <w:sz w:val="22"/>
          <w:szCs w:val="22"/>
          <w:lang w:val="en-US"/>
        </w:rPr>
        <w:t>MELP</w:t>
      </w:r>
      <w:r w:rsidRPr="003848CF">
        <w:rPr>
          <w:i/>
          <w:iCs/>
          <w:color w:val="3A7C22" w:themeColor="accent6" w:themeShade="BF"/>
          <w:sz w:val="22"/>
          <w:szCs w:val="22"/>
          <w:lang w:val="en-US"/>
        </w:rPr>
        <w:t xml:space="preserve"> team will then follow up to determine the most appropriate procedure and tools for registering it.</w:t>
      </w:r>
      <w:r>
        <w:rPr>
          <w:i/>
          <w:iCs/>
          <w:color w:val="3A7C22" w:themeColor="accent6" w:themeShade="BF"/>
          <w:sz w:val="22"/>
          <w:szCs w:val="22"/>
          <w:lang w:val="en-US"/>
        </w:rPr>
        <w:t xml:space="preserve"> </w:t>
      </w:r>
      <w:hyperlink r:id="rId21" w:history="1">
        <w:r w:rsidRPr="00F51F5A">
          <w:rPr>
            <w:rStyle w:val="Hyperlink"/>
            <w:b/>
            <w:bCs/>
            <w:i/>
            <w:iCs/>
            <w:sz w:val="22"/>
            <w:szCs w:val="22"/>
            <w:lang w:val="en-US"/>
          </w:rPr>
          <w:t>Here</w:t>
        </w:r>
      </w:hyperlink>
      <w:r w:rsidRPr="00F51F5A">
        <w:rPr>
          <w:b/>
          <w:bCs/>
          <w:i/>
          <w:iCs/>
          <w:color w:val="3A7C22" w:themeColor="accent6" w:themeShade="BF"/>
          <w:sz w:val="22"/>
          <w:szCs w:val="22"/>
          <w:lang w:val="en-US"/>
        </w:rPr>
        <w:t xml:space="preserve"> </w:t>
      </w:r>
      <w:r>
        <w:rPr>
          <w:i/>
          <w:iCs/>
          <w:color w:val="3A7C22" w:themeColor="accent6" w:themeShade="BF"/>
          <w:sz w:val="22"/>
          <w:szCs w:val="22"/>
          <w:lang w:val="en-US"/>
        </w:rPr>
        <w:t>you can find a definition of ‘Innovation Development’ according to CGIAR standards indicator description.</w:t>
      </w:r>
    </w:p>
    <w:p w14:paraId="4C5E2DC1" w14:textId="4602CBE4" w:rsidR="007319B7" w:rsidRPr="00915372" w:rsidRDefault="007319B7" w:rsidP="007319B7">
      <w:pPr>
        <w:spacing w:before="120" w:after="120" w:line="240" w:lineRule="auto"/>
        <w:jc w:val="both"/>
        <w:rPr>
          <w:i/>
          <w:iCs/>
          <w:color w:val="0070C0"/>
          <w:sz w:val="22"/>
          <w:szCs w:val="22"/>
          <w:highlight w:val="yellow"/>
        </w:rPr>
      </w:pPr>
      <w:r>
        <w:rPr>
          <w:i/>
          <w:iCs/>
          <w:color w:val="3A7C22" w:themeColor="accent6" w:themeShade="BF"/>
          <w:sz w:val="22"/>
          <w:szCs w:val="22"/>
          <w:lang w:val="en-US"/>
        </w:rPr>
        <w:t>To understand how to extra</w:t>
      </w:r>
      <w:r w:rsidR="00544077">
        <w:rPr>
          <w:i/>
          <w:iCs/>
          <w:color w:val="3A7C22" w:themeColor="accent6" w:themeShade="BF"/>
          <w:sz w:val="22"/>
          <w:szCs w:val="22"/>
          <w:lang w:val="en-US"/>
        </w:rPr>
        <w:t>ct</w:t>
      </w:r>
      <w:r>
        <w:rPr>
          <w:i/>
          <w:iCs/>
          <w:color w:val="3A7C22" w:themeColor="accent6" w:themeShade="BF"/>
          <w:sz w:val="22"/>
          <w:szCs w:val="22"/>
          <w:lang w:val="en-US"/>
        </w:rPr>
        <w:t xml:space="preserve"> the specific URL from the organizational reporting tools, please watch </w:t>
      </w:r>
      <w:hyperlink r:id="rId22" w:history="1">
        <w:r w:rsidRPr="00E42922">
          <w:rPr>
            <w:rStyle w:val="Hyperlink"/>
            <w:i/>
            <w:iCs/>
            <w:sz w:val="22"/>
            <w:szCs w:val="22"/>
            <w:lang w:val="en-US"/>
          </w:rPr>
          <w:t>this video</w:t>
        </w:r>
      </w:hyperlink>
      <w:r w:rsidRPr="00915372">
        <w:rPr>
          <w:i/>
          <w:iCs/>
          <w:color w:val="0070C0"/>
          <w:sz w:val="22"/>
          <w:szCs w:val="22"/>
          <w:lang w:val="en-US"/>
        </w:rPr>
        <w:t>.</w:t>
      </w:r>
      <w:r>
        <w:rPr>
          <w:i/>
          <w:iCs/>
          <w:color w:val="0070C0"/>
          <w:sz w:val="22"/>
          <w:szCs w:val="22"/>
          <w:lang w:val="en-US"/>
        </w:rPr>
        <w:t xml:space="preserve"> </w:t>
      </w:r>
    </w:p>
    <w:p w14:paraId="6AD44DD8" w14:textId="479589DF" w:rsidR="00992258" w:rsidRDefault="00992258" w:rsidP="00992258">
      <w:pPr>
        <w:spacing w:before="120" w:after="120" w:line="240" w:lineRule="auto"/>
        <w:rPr>
          <w:i/>
          <w:iCs/>
          <w:color w:val="0070C0"/>
          <w:sz w:val="22"/>
          <w:szCs w:val="22"/>
          <w:lang w:val="en-US"/>
        </w:rPr>
      </w:pPr>
      <w:r w:rsidRPr="00915372">
        <w:rPr>
          <w:i/>
          <w:iCs/>
          <w:color w:val="3A7C22" w:themeColor="accent6" w:themeShade="BF"/>
          <w:sz w:val="22"/>
          <w:szCs w:val="22"/>
          <w:lang w:val="en-US"/>
        </w:rPr>
        <w:t xml:space="preserve">You can find good examples </w:t>
      </w:r>
      <w:hyperlink r:id="rId23" w:history="1">
        <w:r w:rsidRPr="00915372">
          <w:rPr>
            <w:rStyle w:val="Hyperlink"/>
            <w:b/>
            <w:bCs/>
            <w:i/>
            <w:iCs/>
            <w:sz w:val="22"/>
            <w:szCs w:val="22"/>
          </w:rPr>
          <w:t>here</w:t>
        </w:r>
      </w:hyperlink>
      <w:r w:rsidRPr="00915372">
        <w:rPr>
          <w:i/>
          <w:iCs/>
          <w:color w:val="0070C0"/>
          <w:sz w:val="22"/>
          <w:szCs w:val="22"/>
          <w:lang w:val="en-US"/>
        </w:rPr>
        <w:t>.</w:t>
      </w:r>
      <w:r w:rsidR="00535ABD">
        <w:rPr>
          <w:i/>
          <w:iCs/>
          <w:color w:val="0070C0"/>
          <w:sz w:val="22"/>
          <w:szCs w:val="22"/>
          <w:lang w:val="en-US"/>
        </w:rPr>
        <w:t xml:space="preserve"> </w:t>
      </w:r>
    </w:p>
    <w:p w14:paraId="00BCF739" w14:textId="77777777" w:rsidR="00580B03" w:rsidRDefault="00580B03" w:rsidP="00992258">
      <w:pPr>
        <w:spacing w:before="120" w:after="120" w:line="240" w:lineRule="auto"/>
        <w:rPr>
          <w:i/>
          <w:iCs/>
          <w:color w:val="0070C0"/>
          <w:sz w:val="22"/>
          <w:szCs w:val="22"/>
          <w:lang w:val="en-US"/>
        </w:rPr>
      </w:pPr>
    </w:p>
    <w:p w14:paraId="2D862AFB" w14:textId="44004260" w:rsidR="00DC3C7A" w:rsidRPr="00580B03" w:rsidRDefault="00580B03" w:rsidP="000A0ECC">
      <w:pPr>
        <w:pStyle w:val="Heading3"/>
      </w:pPr>
      <w:r w:rsidRPr="00580B03">
        <w:t>7.3 Alliance-led Capacity Sharing for Development Results</w:t>
      </w:r>
    </w:p>
    <w:p w14:paraId="00BA9C32" w14:textId="77777777" w:rsidR="000A16B5" w:rsidRDefault="000A16B5" w:rsidP="00E16242">
      <w:pPr>
        <w:pStyle w:val="ListParagraph"/>
        <w:spacing w:after="120" w:line="240" w:lineRule="auto"/>
        <w:ind w:left="360"/>
        <w:rPr>
          <w:color w:val="002060"/>
          <w:sz w:val="10"/>
          <w:szCs w:val="10"/>
          <w:lang w:val="en-US"/>
        </w:rPr>
      </w:pPr>
    </w:p>
    <w:tbl>
      <w:tblPr>
        <w:tblStyle w:val="TableGrid"/>
        <w:tblW w:w="9356" w:type="dxa"/>
        <w:tblInd w:w="-5" w:type="dxa"/>
        <w:tblLook w:val="04A0" w:firstRow="1" w:lastRow="0" w:firstColumn="1" w:lastColumn="0" w:noHBand="0" w:noVBand="1"/>
        <w:tblPrChange w:id="33" w:author="Spellman, Olga (Alliance Bioversity-CIAT)" w:date="2026-09-25T16:51:00Z" w16du:dateUtc="2026-09-25T14:51:00Z">
          <w:tblPr>
            <w:tblStyle w:val="TableGrid"/>
            <w:tblW w:w="9356" w:type="dxa"/>
            <w:tblInd w:w="-5" w:type="dxa"/>
            <w:tblLook w:val="04A0" w:firstRow="1" w:lastRow="0" w:firstColumn="1" w:lastColumn="0" w:noHBand="0" w:noVBand="1"/>
          </w:tblPr>
        </w:tblPrChange>
      </w:tblPr>
      <w:tblGrid>
        <w:gridCol w:w="3407"/>
        <w:gridCol w:w="5949"/>
        <w:tblGridChange w:id="34">
          <w:tblGrid>
            <w:gridCol w:w="5"/>
            <w:gridCol w:w="3266"/>
            <w:gridCol w:w="136"/>
            <w:gridCol w:w="5949"/>
            <w:gridCol w:w="5"/>
          </w:tblGrid>
        </w:tblGridChange>
      </w:tblGrid>
      <w:tr w:rsidR="00DC3C7A" w14:paraId="5083058E" w14:textId="77777777" w:rsidTr="00CD0FEA">
        <w:trPr>
          <w:trPrChange w:id="35" w:author="Spellman, Olga (Alliance Bioversity-CIAT)" w:date="2026-09-25T16:51:00Z" w16du:dateUtc="2026-09-25T14:51:00Z">
            <w:trPr>
              <w:gridBefore w:val="1"/>
            </w:trPr>
          </w:trPrChange>
        </w:trPr>
        <w:tc>
          <w:tcPr>
            <w:tcW w:w="3407" w:type="dxa"/>
            <w:tcBorders>
              <w:top w:val="nil"/>
              <w:left w:val="nil"/>
              <w:right w:val="nil"/>
            </w:tcBorders>
            <w:tcPrChange w:id="36" w:author="Spellman, Olga (Alliance Bioversity-CIAT)" w:date="2026-09-25T16:51:00Z" w16du:dateUtc="2026-09-25T14:51:00Z">
              <w:tcPr>
                <w:tcW w:w="3266" w:type="dxa"/>
                <w:tcBorders>
                  <w:top w:val="nil"/>
                  <w:left w:val="nil"/>
                  <w:right w:val="nil"/>
                </w:tcBorders>
              </w:tcPr>
            </w:tcPrChange>
          </w:tcPr>
          <w:p w14:paraId="4737FC8F" w14:textId="52851B5D" w:rsidR="00B17031" w:rsidRPr="00E62B65" w:rsidRDefault="00B17031">
            <w:pPr>
              <w:pStyle w:val="ListParagraph"/>
              <w:spacing w:after="120"/>
              <w:ind w:left="0"/>
              <w:rPr>
                <w:color w:val="002060"/>
                <w:sz w:val="22"/>
                <w:szCs w:val="22"/>
                <w:lang w:val="en-US"/>
              </w:rPr>
            </w:pPr>
            <w:r>
              <w:rPr>
                <w:color w:val="002060"/>
                <w:sz w:val="22"/>
                <w:szCs w:val="22"/>
                <w:lang w:val="en-US"/>
              </w:rPr>
              <w:t>Result Name</w:t>
            </w:r>
            <w:ins w:id="37" w:author="Spellman, Olga (Alliance Bioversity-CIAT)" w:date="2026-09-25T16:51:00Z" w16du:dateUtc="2026-09-25T14:51:00Z">
              <w:r w:rsidR="00CD0FEA">
                <w:rPr>
                  <w:color w:val="002060"/>
                  <w:sz w:val="22"/>
                  <w:szCs w:val="22"/>
                  <w:lang w:val="en-US"/>
                </w:rPr>
                <w:t xml:space="preserve"> (Year of publication)</w:t>
              </w:r>
            </w:ins>
          </w:p>
        </w:tc>
        <w:tc>
          <w:tcPr>
            <w:tcW w:w="5949" w:type="dxa"/>
            <w:tcBorders>
              <w:top w:val="nil"/>
              <w:left w:val="nil"/>
              <w:right w:val="nil"/>
            </w:tcBorders>
            <w:tcPrChange w:id="38" w:author="Spellman, Olga (Alliance Bioversity-CIAT)" w:date="2026-09-25T16:51:00Z" w16du:dateUtc="2026-09-25T14:51:00Z">
              <w:tcPr>
                <w:tcW w:w="6090" w:type="dxa"/>
                <w:gridSpan w:val="3"/>
                <w:tcBorders>
                  <w:top w:val="nil"/>
                  <w:left w:val="nil"/>
                  <w:right w:val="nil"/>
                </w:tcBorders>
              </w:tcPr>
            </w:tcPrChange>
          </w:tcPr>
          <w:p w14:paraId="49E0CF71" w14:textId="3C7E0A27" w:rsidR="00B17031" w:rsidRPr="00E62B65" w:rsidRDefault="00B17031">
            <w:pPr>
              <w:pStyle w:val="ListParagraph"/>
              <w:spacing w:after="120"/>
              <w:ind w:left="0"/>
              <w:rPr>
                <w:color w:val="002060"/>
                <w:sz w:val="22"/>
                <w:szCs w:val="22"/>
                <w:lang w:val="en-US"/>
              </w:rPr>
            </w:pPr>
            <w:r>
              <w:rPr>
                <w:color w:val="002060"/>
                <w:sz w:val="22"/>
                <w:szCs w:val="22"/>
                <w:lang w:val="en-US"/>
              </w:rPr>
              <w:t>Result Link</w:t>
            </w:r>
          </w:p>
        </w:tc>
      </w:tr>
      <w:sdt>
        <w:sdtPr>
          <w:rPr>
            <w:color w:val="002060"/>
            <w:sz w:val="22"/>
            <w:szCs w:val="22"/>
            <w:lang w:val="en-US"/>
          </w:rPr>
          <w:id w:val="-1872528346"/>
          <w15:repeatingSection/>
        </w:sdtPr>
        <w:sdtEndPr/>
        <w:sdtContent>
          <w:sdt>
            <w:sdtPr>
              <w:rPr>
                <w:color w:val="002060"/>
                <w:sz w:val="22"/>
                <w:szCs w:val="22"/>
                <w:lang w:val="en-US"/>
              </w:rPr>
              <w:id w:val="138997834"/>
              <w:placeholder>
                <w:docPart w:val="71457D8ED905466FA349152C42B34C9B"/>
              </w:placeholder>
              <w15:repeatingSectionItem/>
            </w:sdtPr>
            <w:sdtEndPr/>
            <w:sdtContent>
              <w:tr w:rsidR="00B17031" w14:paraId="33E6B136" w14:textId="77777777" w:rsidTr="00CD0FEA">
                <w:trPr>
                  <w:trPrChange w:id="39" w:author="Spellman, Olga (Alliance Bioversity-CIAT)" w:date="2026-09-25T16:51:00Z" w16du:dateUtc="2026-09-25T14:51:00Z">
                    <w:trPr>
                      <w:gridBefore w:val="1"/>
                    </w:trPr>
                  </w:trPrChange>
                </w:trPr>
                <w:sdt>
                  <w:sdtPr>
                    <w:rPr>
                      <w:color w:val="002060"/>
                      <w:sz w:val="22"/>
                      <w:szCs w:val="22"/>
                      <w:lang w:val="en-US"/>
                    </w:rPr>
                    <w:id w:val="-1705168478"/>
                    <w:placeholder>
                      <w:docPart w:val="E8D0C1B70BF446A6BB603AFDC8FCC496"/>
                    </w:placeholder>
                    <w:showingPlcHdr/>
                  </w:sdtPr>
                  <w:sdtEndPr/>
                  <w:sdtContent>
                    <w:tc>
                      <w:tcPr>
                        <w:tcW w:w="3407" w:type="dxa"/>
                        <w:tcBorders>
                          <w:top w:val="single" w:sz="4" w:space="0" w:color="auto"/>
                        </w:tcBorders>
                        <w:shd w:val="clear" w:color="auto" w:fill="F2F2F2" w:themeFill="background1" w:themeFillShade="F2"/>
                        <w:tcPrChange w:id="40" w:author="Spellman, Olga (Alliance Bioversity-CIAT)" w:date="2026-09-25T16:51:00Z" w16du:dateUtc="2026-09-25T14:51:00Z">
                          <w:tcPr>
                            <w:tcW w:w="3266" w:type="dxa"/>
                            <w:tcBorders>
                              <w:top w:val="single" w:sz="4" w:space="0" w:color="auto"/>
                            </w:tcBorders>
                            <w:shd w:val="clear" w:color="auto" w:fill="F2F2F2" w:themeFill="background1" w:themeFillShade="F2"/>
                          </w:tcPr>
                        </w:tcPrChange>
                      </w:tcPr>
                      <w:p w14:paraId="4D78FAD1" w14:textId="4F4D05C9" w:rsidR="00B17031" w:rsidRDefault="00A07205">
                        <w:pPr>
                          <w:pStyle w:val="ListParagraph"/>
                          <w:spacing w:after="120"/>
                          <w:ind w:left="0"/>
                          <w:rPr>
                            <w:color w:val="002060"/>
                            <w:sz w:val="22"/>
                            <w:szCs w:val="22"/>
                            <w:lang w:val="en-US"/>
                          </w:rPr>
                        </w:pPr>
                        <w:r w:rsidRPr="00D50340">
                          <w:rPr>
                            <w:rStyle w:val="PlaceholderText"/>
                            <w:i/>
                            <w:color w:val="747474" w:themeColor="background2" w:themeShade="80"/>
                            <w:sz w:val="22"/>
                            <w:szCs w:val="22"/>
                          </w:rPr>
                          <w:t>Click or tap here to enter text.</w:t>
                        </w:r>
                      </w:p>
                    </w:tc>
                  </w:sdtContent>
                </w:sdt>
                <w:sdt>
                  <w:sdtPr>
                    <w:rPr>
                      <w:color w:val="002060"/>
                      <w:sz w:val="22"/>
                      <w:szCs w:val="22"/>
                      <w:lang w:val="en-US"/>
                    </w:rPr>
                    <w:id w:val="1676607115"/>
                    <w:placeholder>
                      <w:docPart w:val="CC8B9A52DA784D59A6EBD3C21E9EA0B1"/>
                    </w:placeholder>
                    <w:showingPlcHdr/>
                  </w:sdtPr>
                  <w:sdtEndPr/>
                  <w:sdtContent>
                    <w:tc>
                      <w:tcPr>
                        <w:tcW w:w="5949" w:type="dxa"/>
                        <w:tcBorders>
                          <w:top w:val="single" w:sz="4" w:space="0" w:color="auto"/>
                        </w:tcBorders>
                        <w:shd w:val="clear" w:color="auto" w:fill="F2F2F2" w:themeFill="background1" w:themeFillShade="F2"/>
                        <w:tcPrChange w:id="41" w:author="Spellman, Olga (Alliance Bioversity-CIAT)" w:date="2026-09-25T16:51:00Z" w16du:dateUtc="2026-09-25T14:51:00Z">
                          <w:tcPr>
                            <w:tcW w:w="6090" w:type="dxa"/>
                            <w:gridSpan w:val="3"/>
                            <w:tcBorders>
                              <w:top w:val="single" w:sz="4" w:space="0" w:color="auto"/>
                            </w:tcBorders>
                            <w:shd w:val="clear" w:color="auto" w:fill="F2F2F2" w:themeFill="background1" w:themeFillShade="F2"/>
                          </w:tcPr>
                        </w:tcPrChange>
                      </w:tcPr>
                      <w:p w14:paraId="353B02C9" w14:textId="608D10DE" w:rsidR="00B17031" w:rsidRDefault="00A07205">
                        <w:pPr>
                          <w:pStyle w:val="ListParagraph"/>
                          <w:spacing w:after="120"/>
                          <w:ind w:left="0"/>
                          <w:rPr>
                            <w:color w:val="002060"/>
                            <w:sz w:val="22"/>
                            <w:szCs w:val="22"/>
                            <w:lang w:val="en-US"/>
                          </w:rPr>
                        </w:pPr>
                        <w:r w:rsidRPr="003B16EA">
                          <w:rPr>
                            <w:i/>
                            <w:iCs/>
                            <w:color w:val="747474" w:themeColor="background2" w:themeShade="80"/>
                            <w:sz w:val="22"/>
                            <w:szCs w:val="22"/>
                            <w:lang w:val="en-US"/>
                          </w:rPr>
                          <w:t>Please enter the</w:t>
                        </w:r>
                        <w:r>
                          <w:rPr>
                            <w:i/>
                            <w:iCs/>
                            <w:color w:val="747474" w:themeColor="background2" w:themeShade="80"/>
                            <w:sz w:val="22"/>
                            <w:szCs w:val="22"/>
                            <w:lang w:val="en-US"/>
                          </w:rPr>
                          <w:t xml:space="preserve"> PRMS or STAR</w:t>
                        </w:r>
                        <w:r w:rsidRPr="003B16EA">
                          <w:rPr>
                            <w:i/>
                            <w:iCs/>
                            <w:color w:val="747474" w:themeColor="background2" w:themeShade="80"/>
                            <w:sz w:val="22"/>
                            <w:szCs w:val="22"/>
                            <w:lang w:val="en-US"/>
                          </w:rPr>
                          <w:t xml:space="preserve"> URL here</w:t>
                        </w:r>
                        <w:r w:rsidR="00E74C50">
                          <w:rPr>
                            <w:i/>
                            <w:iCs/>
                            <w:color w:val="747474" w:themeColor="background2" w:themeShade="80"/>
                            <w:sz w:val="22"/>
                            <w:szCs w:val="22"/>
                            <w:lang w:val="en-US"/>
                          </w:rPr>
                          <w:t>.</w:t>
                        </w:r>
                      </w:p>
                    </w:tc>
                  </w:sdtContent>
                </w:sdt>
              </w:tr>
            </w:sdtContent>
          </w:sdt>
        </w:sdtContent>
      </w:sdt>
      <w:tr w:rsidR="00B17031" w14:paraId="082FB571" w14:textId="77777777" w:rsidTr="00CD0FEA">
        <w:trPr>
          <w:trPrChange w:id="42" w:author="Spellman, Olga (Alliance Bioversity-CIAT)" w:date="2026-09-25T16:51:00Z" w16du:dateUtc="2026-09-25T14:51:00Z">
            <w:trPr>
              <w:gridBefore w:val="1"/>
            </w:trPr>
          </w:trPrChange>
        </w:trPr>
        <w:tc>
          <w:tcPr>
            <w:tcW w:w="3407" w:type="dxa"/>
            <w:shd w:val="clear" w:color="auto" w:fill="F2F2F2" w:themeFill="background1" w:themeFillShade="F2"/>
            <w:tcPrChange w:id="43" w:author="Spellman, Olga (Alliance Bioversity-CIAT)" w:date="2026-09-25T16:51:00Z" w16du:dateUtc="2026-09-25T14:51:00Z">
              <w:tcPr>
                <w:tcW w:w="3266" w:type="dxa"/>
                <w:shd w:val="clear" w:color="auto" w:fill="F2F2F2" w:themeFill="background1" w:themeFillShade="F2"/>
              </w:tcPr>
            </w:tcPrChange>
          </w:tcPr>
          <w:p w14:paraId="34293671" w14:textId="77777777" w:rsidR="00B17031" w:rsidRPr="00E62B65" w:rsidRDefault="00B17031">
            <w:pPr>
              <w:pStyle w:val="ListParagraph"/>
              <w:spacing w:after="120"/>
              <w:ind w:left="0"/>
              <w:rPr>
                <w:color w:val="002060"/>
                <w:sz w:val="22"/>
                <w:szCs w:val="22"/>
                <w:lang w:val="en-US"/>
              </w:rPr>
            </w:pPr>
            <w:r>
              <w:rPr>
                <w:color w:val="002060"/>
                <w:sz w:val="22"/>
                <w:szCs w:val="22"/>
                <w:lang w:val="en-US"/>
              </w:rPr>
              <w:t>If not yet reported, please add some details in the adjacent cell</w:t>
            </w:r>
          </w:p>
        </w:tc>
        <w:sdt>
          <w:sdtPr>
            <w:rPr>
              <w:color w:val="002060"/>
              <w:sz w:val="22"/>
              <w:szCs w:val="22"/>
              <w:lang w:val="en-US"/>
            </w:rPr>
            <w:id w:val="210856675"/>
            <w:placeholder>
              <w:docPart w:val="92FA541B71F144D9B0CE743B3EA0D115"/>
            </w:placeholder>
            <w:showingPlcHdr/>
          </w:sdtPr>
          <w:sdtEndPr/>
          <w:sdtContent>
            <w:tc>
              <w:tcPr>
                <w:tcW w:w="5949" w:type="dxa"/>
                <w:shd w:val="clear" w:color="auto" w:fill="F2F2F2" w:themeFill="background1" w:themeFillShade="F2"/>
                <w:tcPrChange w:id="44" w:author="Spellman, Olga (Alliance Bioversity-CIAT)" w:date="2026-09-25T16:51:00Z" w16du:dateUtc="2026-09-25T14:51:00Z">
                  <w:tcPr>
                    <w:tcW w:w="6090" w:type="dxa"/>
                    <w:gridSpan w:val="3"/>
                    <w:shd w:val="clear" w:color="auto" w:fill="F2F2F2" w:themeFill="background1" w:themeFillShade="F2"/>
                  </w:tcPr>
                </w:tcPrChange>
              </w:tcPr>
              <w:p w14:paraId="2C1A4E04" w14:textId="6E5F6730" w:rsidR="00B17031" w:rsidRPr="00E62B65" w:rsidRDefault="00A07205">
                <w:pPr>
                  <w:pStyle w:val="ListParagraph"/>
                  <w:spacing w:after="120"/>
                  <w:ind w:left="0"/>
                  <w:rPr>
                    <w:color w:val="002060"/>
                    <w:sz w:val="22"/>
                    <w:szCs w:val="22"/>
                    <w:lang w:val="en-US"/>
                  </w:rPr>
                </w:pPr>
                <w:r w:rsidRPr="00D50340">
                  <w:rPr>
                    <w:rStyle w:val="PlaceholderText"/>
                    <w:i/>
                    <w:color w:val="747474" w:themeColor="background2" w:themeShade="80"/>
                    <w:sz w:val="22"/>
                    <w:szCs w:val="22"/>
                  </w:rPr>
                  <w:t>Click or tap here to enter text</w:t>
                </w:r>
                <w:r w:rsidRPr="00D50340">
                  <w:rPr>
                    <w:rStyle w:val="PlaceholderText"/>
                    <w:sz w:val="22"/>
                    <w:szCs w:val="22"/>
                  </w:rPr>
                  <w:t>.</w:t>
                </w:r>
              </w:p>
            </w:tc>
          </w:sdtContent>
        </w:sdt>
      </w:tr>
    </w:tbl>
    <w:p w14:paraId="0C5045DB" w14:textId="72425008" w:rsidR="005A22A1" w:rsidRPr="008D42A8" w:rsidRDefault="005A22A1" w:rsidP="005A22A1">
      <w:pPr>
        <w:spacing w:after="120" w:line="240" w:lineRule="auto"/>
        <w:rPr>
          <w:color w:val="002060"/>
          <w:sz w:val="20"/>
          <w:szCs w:val="20"/>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sign</w:t>
      </w:r>
      <w:r>
        <w:rPr>
          <w:i/>
          <w:iCs/>
          <w:color w:val="C00000"/>
          <w:sz w:val="20"/>
          <w:szCs w:val="20"/>
          <w:lang w:val="en-US"/>
        </w:rPr>
        <w:t xml:space="preserve"> at the end of the first row</w:t>
      </w:r>
      <w:r w:rsidRPr="00052F61">
        <w:rPr>
          <w:i/>
          <w:iCs/>
          <w:color w:val="C00000"/>
          <w:sz w:val="20"/>
          <w:szCs w:val="20"/>
          <w:lang w:val="en-US"/>
        </w:rPr>
        <w:t xml:space="preserve"> </w:t>
      </w:r>
      <w:r>
        <w:rPr>
          <w:i/>
          <w:iCs/>
          <w:color w:val="C00000"/>
          <w:sz w:val="20"/>
          <w:szCs w:val="20"/>
          <w:lang w:val="en-US"/>
        </w:rPr>
        <w:t>to create another line as needed</w:t>
      </w:r>
      <w:r w:rsidRPr="00052F61">
        <w:rPr>
          <w:i/>
          <w:iCs/>
          <w:color w:val="C00000"/>
          <w:sz w:val="20"/>
          <w:szCs w:val="20"/>
          <w:lang w:val="en-US"/>
        </w:rPr>
        <w:t>.</w:t>
      </w:r>
    </w:p>
    <w:p w14:paraId="6F3A3E93" w14:textId="75054368" w:rsidR="00452AEF" w:rsidRDefault="00452AEF" w:rsidP="00452AEF">
      <w:pPr>
        <w:spacing w:before="120" w:after="120" w:line="240" w:lineRule="auto"/>
        <w:jc w:val="both"/>
        <w:rPr>
          <w:i/>
          <w:iCs/>
          <w:color w:val="3A7C22" w:themeColor="accent6" w:themeShade="BF"/>
          <w:sz w:val="22"/>
          <w:szCs w:val="22"/>
          <w:lang w:val="en-US"/>
        </w:rPr>
      </w:pPr>
      <w:r w:rsidRPr="003848CF">
        <w:rPr>
          <w:i/>
          <w:iCs/>
          <w:color w:val="3A7C22" w:themeColor="accent6" w:themeShade="BF"/>
          <w:sz w:val="22"/>
          <w:szCs w:val="22"/>
          <w:lang w:val="en-US"/>
        </w:rPr>
        <w:t xml:space="preserve">If the documented outcome or impact is linked to </w:t>
      </w:r>
      <w:r>
        <w:rPr>
          <w:i/>
          <w:iCs/>
          <w:color w:val="3A7C22" w:themeColor="accent6" w:themeShade="BF"/>
          <w:sz w:val="22"/>
          <w:szCs w:val="22"/>
          <w:lang w:val="en-US"/>
        </w:rPr>
        <w:t xml:space="preserve">one or many capacity sharing events delivered </w:t>
      </w:r>
      <w:r w:rsidRPr="00F032D5">
        <w:rPr>
          <w:b/>
          <w:bCs/>
          <w:i/>
          <w:iCs/>
          <w:color w:val="3A7C22" w:themeColor="accent6" w:themeShade="BF"/>
          <w:sz w:val="22"/>
          <w:szCs w:val="22"/>
          <w:lang w:val="en-US"/>
        </w:rPr>
        <w:t xml:space="preserve">by Alliance </w:t>
      </w:r>
      <w:r>
        <w:rPr>
          <w:b/>
          <w:bCs/>
          <w:i/>
          <w:iCs/>
          <w:color w:val="3A7C22" w:themeColor="accent6" w:themeShade="BF"/>
          <w:sz w:val="22"/>
          <w:szCs w:val="22"/>
          <w:lang w:val="en-US"/>
        </w:rPr>
        <w:t>personnel</w:t>
      </w:r>
      <w:r w:rsidRPr="003848CF">
        <w:rPr>
          <w:i/>
          <w:iCs/>
          <w:color w:val="3A7C22" w:themeColor="accent6" w:themeShade="BF"/>
          <w:sz w:val="22"/>
          <w:szCs w:val="22"/>
          <w:lang w:val="en-US"/>
        </w:rPr>
        <w:t>, please enter</w:t>
      </w:r>
      <w:r>
        <w:rPr>
          <w:i/>
          <w:iCs/>
          <w:color w:val="3A7C22" w:themeColor="accent6" w:themeShade="BF"/>
          <w:sz w:val="22"/>
          <w:szCs w:val="22"/>
          <w:lang w:val="en-US"/>
        </w:rPr>
        <w:t xml:space="preserve"> separately </w:t>
      </w:r>
      <w:r w:rsidRPr="003848CF">
        <w:rPr>
          <w:i/>
          <w:iCs/>
          <w:color w:val="3A7C22" w:themeColor="accent6" w:themeShade="BF"/>
          <w:sz w:val="22"/>
          <w:szCs w:val="22"/>
          <w:lang w:val="en-US"/>
        </w:rPr>
        <w:t xml:space="preserve">the </w:t>
      </w:r>
      <w:r>
        <w:rPr>
          <w:i/>
          <w:iCs/>
          <w:color w:val="3A7C22" w:themeColor="accent6" w:themeShade="BF"/>
          <w:sz w:val="22"/>
          <w:szCs w:val="22"/>
          <w:lang w:val="en-US"/>
        </w:rPr>
        <w:t>name</w:t>
      </w:r>
      <w:r w:rsidRPr="003848CF">
        <w:rPr>
          <w:i/>
          <w:iCs/>
          <w:color w:val="3A7C22" w:themeColor="accent6" w:themeShade="BF"/>
          <w:sz w:val="22"/>
          <w:szCs w:val="22"/>
          <w:lang w:val="en-US"/>
        </w:rPr>
        <w:t xml:space="preserve"> of </w:t>
      </w:r>
      <w:r w:rsidR="00966B5F">
        <w:rPr>
          <w:i/>
          <w:iCs/>
          <w:color w:val="3A7C22" w:themeColor="accent6" w:themeShade="BF"/>
          <w:sz w:val="22"/>
          <w:szCs w:val="22"/>
          <w:lang w:val="en-US"/>
        </w:rPr>
        <w:t>each</w:t>
      </w:r>
      <w:r w:rsidR="00966B5F" w:rsidRPr="003848CF">
        <w:rPr>
          <w:i/>
          <w:iCs/>
          <w:color w:val="3A7C22" w:themeColor="accent6" w:themeShade="BF"/>
          <w:sz w:val="22"/>
          <w:szCs w:val="22"/>
          <w:lang w:val="en-US"/>
        </w:rPr>
        <w:t xml:space="preserve"> </w:t>
      </w:r>
      <w:r>
        <w:rPr>
          <w:i/>
          <w:iCs/>
          <w:color w:val="3A7C22" w:themeColor="accent6" w:themeShade="BF"/>
          <w:sz w:val="22"/>
          <w:szCs w:val="22"/>
          <w:lang w:val="en-US"/>
        </w:rPr>
        <w:t xml:space="preserve">event </w:t>
      </w:r>
      <w:r w:rsidRPr="003848CF">
        <w:rPr>
          <w:i/>
          <w:iCs/>
          <w:color w:val="3A7C22" w:themeColor="accent6" w:themeShade="BF"/>
          <w:sz w:val="22"/>
          <w:szCs w:val="22"/>
          <w:lang w:val="en-US"/>
        </w:rPr>
        <w:t xml:space="preserve">and the URL generated by the reporting tool where it was recorded. If the </w:t>
      </w:r>
      <w:r>
        <w:rPr>
          <w:i/>
          <w:iCs/>
          <w:color w:val="3A7C22" w:themeColor="accent6" w:themeShade="BF"/>
          <w:sz w:val="22"/>
          <w:szCs w:val="22"/>
          <w:lang w:val="en-US"/>
        </w:rPr>
        <w:t xml:space="preserve">capacity sharing event </w:t>
      </w:r>
      <w:r w:rsidRPr="003848CF">
        <w:rPr>
          <w:i/>
          <w:iCs/>
          <w:color w:val="3A7C22" w:themeColor="accent6" w:themeShade="BF"/>
          <w:sz w:val="22"/>
          <w:szCs w:val="22"/>
          <w:lang w:val="en-US"/>
        </w:rPr>
        <w:t xml:space="preserve">underpinning the outcome has not yet been reported as an Alliance </w:t>
      </w:r>
      <w:r>
        <w:rPr>
          <w:i/>
          <w:iCs/>
          <w:color w:val="3A7C22" w:themeColor="accent6" w:themeShade="BF"/>
          <w:sz w:val="22"/>
          <w:szCs w:val="22"/>
          <w:lang w:val="en-US"/>
        </w:rPr>
        <w:t>o</w:t>
      </w:r>
      <w:r w:rsidRPr="003848CF">
        <w:rPr>
          <w:i/>
          <w:iCs/>
          <w:color w:val="3A7C22" w:themeColor="accent6" w:themeShade="BF"/>
          <w:sz w:val="22"/>
          <w:szCs w:val="22"/>
          <w:lang w:val="en-US"/>
        </w:rPr>
        <w:t>utput, include a brief description in the designated box. The PISA-</w:t>
      </w:r>
      <w:r w:rsidR="00EE55C7">
        <w:rPr>
          <w:i/>
          <w:iCs/>
          <w:color w:val="3A7C22" w:themeColor="accent6" w:themeShade="BF"/>
          <w:sz w:val="22"/>
          <w:szCs w:val="22"/>
          <w:lang w:val="en-US"/>
        </w:rPr>
        <w:t>MELP</w:t>
      </w:r>
      <w:r w:rsidRPr="003848CF">
        <w:rPr>
          <w:i/>
          <w:iCs/>
          <w:color w:val="3A7C22" w:themeColor="accent6" w:themeShade="BF"/>
          <w:sz w:val="22"/>
          <w:szCs w:val="22"/>
          <w:lang w:val="en-US"/>
        </w:rPr>
        <w:t xml:space="preserve"> team will then follow up to determine the most appropriate procedure and tools for registering it.</w:t>
      </w:r>
      <w:r>
        <w:rPr>
          <w:i/>
          <w:iCs/>
          <w:color w:val="3A7C22" w:themeColor="accent6" w:themeShade="BF"/>
          <w:sz w:val="22"/>
          <w:szCs w:val="22"/>
          <w:lang w:val="en-US"/>
        </w:rPr>
        <w:t xml:space="preserve"> </w:t>
      </w:r>
      <w:hyperlink r:id="rId24" w:history="1">
        <w:r w:rsidRPr="0067670E">
          <w:rPr>
            <w:rStyle w:val="Hyperlink"/>
            <w:i/>
            <w:iCs/>
            <w:sz w:val="22"/>
            <w:szCs w:val="22"/>
            <w:lang w:val="en-US"/>
          </w:rPr>
          <w:t>Here</w:t>
        </w:r>
      </w:hyperlink>
      <w:r>
        <w:rPr>
          <w:i/>
          <w:iCs/>
          <w:color w:val="3A7C22" w:themeColor="accent6" w:themeShade="BF"/>
          <w:sz w:val="22"/>
          <w:szCs w:val="22"/>
          <w:lang w:val="en-US"/>
        </w:rPr>
        <w:t xml:space="preserve"> you can find a definition of ‘capacity sharing’ according to CGIAR standards indicator description.</w:t>
      </w:r>
    </w:p>
    <w:p w14:paraId="662FF761" w14:textId="65F7DA66" w:rsidR="007319B7" w:rsidRDefault="00452AEF" w:rsidP="00452AEF">
      <w:pPr>
        <w:spacing w:before="120" w:after="120" w:line="240" w:lineRule="auto"/>
        <w:rPr>
          <w:i/>
          <w:iCs/>
          <w:color w:val="3A7C22" w:themeColor="accent6" w:themeShade="BF"/>
          <w:sz w:val="22"/>
          <w:szCs w:val="22"/>
          <w:lang w:val="en-US"/>
        </w:rPr>
      </w:pPr>
      <w:r>
        <w:rPr>
          <w:i/>
          <w:iCs/>
          <w:color w:val="3A7C22" w:themeColor="accent6" w:themeShade="BF"/>
          <w:sz w:val="22"/>
          <w:szCs w:val="22"/>
          <w:lang w:val="en-US"/>
        </w:rPr>
        <w:t>To understand how to extra</w:t>
      </w:r>
      <w:r w:rsidR="001E16ED">
        <w:rPr>
          <w:i/>
          <w:iCs/>
          <w:color w:val="3A7C22" w:themeColor="accent6" w:themeShade="BF"/>
          <w:sz w:val="22"/>
          <w:szCs w:val="22"/>
          <w:lang w:val="en-US"/>
        </w:rPr>
        <w:t>ct</w:t>
      </w:r>
      <w:r>
        <w:rPr>
          <w:i/>
          <w:iCs/>
          <w:color w:val="3A7C22" w:themeColor="accent6" w:themeShade="BF"/>
          <w:sz w:val="22"/>
          <w:szCs w:val="22"/>
          <w:lang w:val="en-US"/>
        </w:rPr>
        <w:t xml:space="preserve"> the specific URL, please watch </w:t>
      </w:r>
      <w:hyperlink r:id="rId25" w:history="1">
        <w:r w:rsidRPr="00E42922">
          <w:rPr>
            <w:rStyle w:val="Hyperlink"/>
            <w:i/>
            <w:iCs/>
            <w:sz w:val="22"/>
            <w:szCs w:val="22"/>
            <w:lang w:val="en-US"/>
          </w:rPr>
          <w:t>this video</w:t>
        </w:r>
      </w:hyperlink>
      <w:r>
        <w:rPr>
          <w:i/>
          <w:iCs/>
          <w:color w:val="3A7C22" w:themeColor="accent6" w:themeShade="BF"/>
          <w:sz w:val="22"/>
          <w:szCs w:val="22"/>
          <w:lang w:val="en-US"/>
        </w:rPr>
        <w:t>.</w:t>
      </w:r>
    </w:p>
    <w:p w14:paraId="6DBB4982" w14:textId="76639099" w:rsidR="00992258" w:rsidRDefault="00992258" w:rsidP="00992258">
      <w:pPr>
        <w:spacing w:before="120" w:after="120" w:line="240" w:lineRule="auto"/>
        <w:rPr>
          <w:i/>
          <w:iCs/>
          <w:color w:val="0070C0"/>
          <w:sz w:val="22"/>
          <w:szCs w:val="22"/>
          <w:lang w:val="en-US"/>
        </w:rPr>
      </w:pPr>
      <w:r w:rsidRPr="00915372">
        <w:rPr>
          <w:i/>
          <w:iCs/>
          <w:color w:val="3A7C22" w:themeColor="accent6" w:themeShade="BF"/>
          <w:sz w:val="22"/>
          <w:szCs w:val="22"/>
          <w:lang w:val="en-US"/>
        </w:rPr>
        <w:t xml:space="preserve">You can find good examples </w:t>
      </w:r>
      <w:hyperlink r:id="rId26" w:history="1">
        <w:r w:rsidRPr="00915372">
          <w:rPr>
            <w:rStyle w:val="Hyperlink"/>
            <w:b/>
            <w:bCs/>
            <w:i/>
            <w:iCs/>
            <w:sz w:val="22"/>
            <w:szCs w:val="22"/>
          </w:rPr>
          <w:t>here</w:t>
        </w:r>
      </w:hyperlink>
      <w:r w:rsidRPr="00915372">
        <w:rPr>
          <w:i/>
          <w:iCs/>
          <w:color w:val="0070C0"/>
          <w:sz w:val="22"/>
          <w:szCs w:val="22"/>
          <w:lang w:val="en-US"/>
        </w:rPr>
        <w:t>.</w:t>
      </w:r>
    </w:p>
    <w:p w14:paraId="01F6D5A0" w14:textId="77777777" w:rsidR="00580B03" w:rsidRDefault="00580B03" w:rsidP="00992258">
      <w:pPr>
        <w:spacing w:before="120" w:after="120" w:line="240" w:lineRule="auto"/>
        <w:rPr>
          <w:i/>
          <w:iCs/>
          <w:color w:val="0070C0"/>
          <w:sz w:val="22"/>
          <w:szCs w:val="22"/>
          <w:lang w:val="en-US"/>
        </w:rPr>
      </w:pPr>
    </w:p>
    <w:p w14:paraId="35AA3617" w14:textId="3866176B" w:rsidR="00491955" w:rsidRPr="00992258" w:rsidRDefault="00580B03" w:rsidP="000A0ECC">
      <w:pPr>
        <w:pStyle w:val="Heading3"/>
      </w:pPr>
      <w:r w:rsidRPr="00580B03">
        <w:t>7.4 Alliance-led Innovations Use</w:t>
      </w:r>
    </w:p>
    <w:tbl>
      <w:tblPr>
        <w:tblStyle w:val="TableGrid"/>
        <w:tblW w:w="9356" w:type="dxa"/>
        <w:tblInd w:w="-5" w:type="dxa"/>
        <w:tblLook w:val="04A0" w:firstRow="1" w:lastRow="0" w:firstColumn="1" w:lastColumn="0" w:noHBand="0" w:noVBand="1"/>
        <w:tblPrChange w:id="45" w:author="Spellman, Olga (Alliance Bioversity-CIAT)" w:date="2026-09-25T16:52:00Z" w16du:dateUtc="2026-09-25T14:52:00Z">
          <w:tblPr>
            <w:tblStyle w:val="TableGrid"/>
            <w:tblW w:w="9356" w:type="dxa"/>
            <w:tblInd w:w="-5" w:type="dxa"/>
            <w:tblLook w:val="04A0" w:firstRow="1" w:lastRow="0" w:firstColumn="1" w:lastColumn="0" w:noHBand="0" w:noVBand="1"/>
          </w:tblPr>
        </w:tblPrChange>
      </w:tblPr>
      <w:tblGrid>
        <w:gridCol w:w="3549"/>
        <w:gridCol w:w="5807"/>
        <w:tblGridChange w:id="46">
          <w:tblGrid>
            <w:gridCol w:w="5"/>
            <w:gridCol w:w="3266"/>
            <w:gridCol w:w="278"/>
            <w:gridCol w:w="5807"/>
            <w:gridCol w:w="5"/>
          </w:tblGrid>
        </w:tblGridChange>
      </w:tblGrid>
      <w:tr w:rsidR="00021148" w14:paraId="6F36D456" w14:textId="77777777" w:rsidTr="00CD0FEA">
        <w:trPr>
          <w:trPrChange w:id="47" w:author="Spellman, Olga (Alliance Bioversity-CIAT)" w:date="2026-09-25T16:52:00Z" w16du:dateUtc="2026-09-25T14:52:00Z">
            <w:trPr>
              <w:gridBefore w:val="1"/>
            </w:trPr>
          </w:trPrChange>
        </w:trPr>
        <w:tc>
          <w:tcPr>
            <w:tcW w:w="3549" w:type="dxa"/>
            <w:tcBorders>
              <w:top w:val="nil"/>
              <w:left w:val="nil"/>
              <w:bottom w:val="single" w:sz="4" w:space="0" w:color="auto"/>
              <w:right w:val="nil"/>
            </w:tcBorders>
            <w:tcPrChange w:id="48" w:author="Spellman, Olga (Alliance Bioversity-CIAT)" w:date="2026-09-25T16:52:00Z" w16du:dateUtc="2026-09-25T14:52:00Z">
              <w:tcPr>
                <w:tcW w:w="3266" w:type="dxa"/>
                <w:tcBorders>
                  <w:top w:val="nil"/>
                  <w:left w:val="nil"/>
                  <w:bottom w:val="single" w:sz="4" w:space="0" w:color="auto"/>
                  <w:right w:val="nil"/>
                </w:tcBorders>
              </w:tcPr>
            </w:tcPrChange>
          </w:tcPr>
          <w:p w14:paraId="69325F6C" w14:textId="2F03C5E2" w:rsidR="00021148" w:rsidRPr="00E62B65" w:rsidRDefault="00021148">
            <w:pPr>
              <w:pStyle w:val="ListParagraph"/>
              <w:spacing w:after="120"/>
              <w:ind w:left="0"/>
              <w:rPr>
                <w:color w:val="002060"/>
                <w:sz w:val="22"/>
                <w:szCs w:val="22"/>
                <w:lang w:val="en-US"/>
              </w:rPr>
            </w:pPr>
            <w:r>
              <w:rPr>
                <w:color w:val="002060"/>
                <w:sz w:val="22"/>
                <w:szCs w:val="22"/>
                <w:lang w:val="en-US"/>
              </w:rPr>
              <w:t>Result Name</w:t>
            </w:r>
            <w:ins w:id="49" w:author="Spellman, Olga (Alliance Bioversity-CIAT)" w:date="2026-09-25T16:52:00Z" w16du:dateUtc="2026-09-25T14:52:00Z">
              <w:r w:rsidR="00CD0FEA">
                <w:rPr>
                  <w:color w:val="002060"/>
                  <w:sz w:val="22"/>
                  <w:szCs w:val="22"/>
                  <w:lang w:val="en-US"/>
                </w:rPr>
                <w:t xml:space="preserve"> (Year of publication)</w:t>
              </w:r>
            </w:ins>
          </w:p>
        </w:tc>
        <w:tc>
          <w:tcPr>
            <w:tcW w:w="5807" w:type="dxa"/>
            <w:tcBorders>
              <w:top w:val="nil"/>
              <w:left w:val="nil"/>
              <w:bottom w:val="single" w:sz="4" w:space="0" w:color="auto"/>
              <w:right w:val="nil"/>
            </w:tcBorders>
            <w:tcPrChange w:id="50" w:author="Spellman, Olga (Alliance Bioversity-CIAT)" w:date="2026-09-25T16:52:00Z" w16du:dateUtc="2026-09-25T14:52:00Z">
              <w:tcPr>
                <w:tcW w:w="6090" w:type="dxa"/>
                <w:gridSpan w:val="3"/>
                <w:tcBorders>
                  <w:top w:val="nil"/>
                  <w:left w:val="nil"/>
                  <w:bottom w:val="single" w:sz="4" w:space="0" w:color="auto"/>
                  <w:right w:val="nil"/>
                </w:tcBorders>
              </w:tcPr>
            </w:tcPrChange>
          </w:tcPr>
          <w:p w14:paraId="4C8396A3" w14:textId="499C51FF" w:rsidR="00021148" w:rsidRPr="00E62B65" w:rsidRDefault="00021148">
            <w:pPr>
              <w:pStyle w:val="ListParagraph"/>
              <w:spacing w:after="120"/>
              <w:ind w:left="0"/>
              <w:rPr>
                <w:color w:val="002060"/>
                <w:sz w:val="22"/>
                <w:szCs w:val="22"/>
                <w:lang w:val="en-US"/>
              </w:rPr>
            </w:pPr>
            <w:r>
              <w:rPr>
                <w:color w:val="002060"/>
                <w:sz w:val="22"/>
                <w:szCs w:val="22"/>
                <w:lang w:val="en-US"/>
              </w:rPr>
              <w:t>Result Link</w:t>
            </w:r>
          </w:p>
        </w:tc>
      </w:tr>
      <w:sdt>
        <w:sdtPr>
          <w:rPr>
            <w:color w:val="002060"/>
            <w:sz w:val="22"/>
            <w:szCs w:val="22"/>
            <w:lang w:val="en-US"/>
          </w:rPr>
          <w:id w:val="-541748381"/>
          <w15:repeatingSection/>
        </w:sdtPr>
        <w:sdtEndPr/>
        <w:sdtContent>
          <w:sdt>
            <w:sdtPr>
              <w:rPr>
                <w:color w:val="002060"/>
                <w:sz w:val="22"/>
                <w:szCs w:val="22"/>
                <w:lang w:val="en-US"/>
              </w:rPr>
              <w:id w:val="-1724439607"/>
              <w:placeholder>
                <w:docPart w:val="1054ED5770BC44F7B7F9137790D6EA86"/>
              </w:placeholder>
              <w15:repeatingSectionItem/>
            </w:sdtPr>
            <w:sdtEndPr/>
            <w:sdtContent>
              <w:tr w:rsidR="00021148" w14:paraId="7F91ADFA" w14:textId="77777777" w:rsidTr="00CD0FEA">
                <w:trPr>
                  <w:trPrChange w:id="51" w:author="Spellman, Olga (Alliance Bioversity-CIAT)" w:date="2026-09-25T16:52:00Z" w16du:dateUtc="2026-09-25T14:52:00Z">
                    <w:trPr>
                      <w:gridBefore w:val="1"/>
                    </w:trPr>
                  </w:trPrChange>
                </w:trPr>
                <w:sdt>
                  <w:sdtPr>
                    <w:rPr>
                      <w:color w:val="002060"/>
                      <w:sz w:val="22"/>
                      <w:szCs w:val="22"/>
                      <w:lang w:val="en-US"/>
                    </w:rPr>
                    <w:id w:val="-193691416"/>
                    <w:placeholder>
                      <w:docPart w:val="1A0ACFAE99D1404488F989B604D4DE67"/>
                    </w:placeholder>
                    <w:showingPlcHdr/>
                  </w:sdtPr>
                  <w:sdtEndPr/>
                  <w:sdtContent>
                    <w:tc>
                      <w:tcPr>
                        <w:tcW w:w="3549" w:type="dxa"/>
                        <w:tcBorders>
                          <w:top w:val="single" w:sz="4" w:space="0" w:color="auto"/>
                        </w:tcBorders>
                        <w:shd w:val="clear" w:color="auto" w:fill="F2F2F2" w:themeFill="background1" w:themeFillShade="F2"/>
                        <w:tcPrChange w:id="52" w:author="Spellman, Olga (Alliance Bioversity-CIAT)" w:date="2026-09-25T16:52:00Z" w16du:dateUtc="2026-09-25T14:52:00Z">
                          <w:tcPr>
                            <w:tcW w:w="3266" w:type="dxa"/>
                            <w:tcBorders>
                              <w:top w:val="single" w:sz="4" w:space="0" w:color="auto"/>
                            </w:tcBorders>
                            <w:shd w:val="clear" w:color="auto" w:fill="F2F2F2" w:themeFill="background1" w:themeFillShade="F2"/>
                          </w:tcPr>
                        </w:tcPrChange>
                      </w:tcPr>
                      <w:p w14:paraId="257CE161" w14:textId="4CF8417B" w:rsidR="00021148" w:rsidRDefault="00E92DA3">
                        <w:pPr>
                          <w:pStyle w:val="ListParagraph"/>
                          <w:spacing w:after="120"/>
                          <w:ind w:left="0"/>
                          <w:rPr>
                            <w:color w:val="002060"/>
                            <w:sz w:val="22"/>
                            <w:szCs w:val="22"/>
                            <w:lang w:val="en-US"/>
                          </w:rPr>
                        </w:pPr>
                        <w:r w:rsidRPr="00D50340">
                          <w:rPr>
                            <w:rStyle w:val="PlaceholderText"/>
                            <w:i/>
                            <w:color w:val="747474" w:themeColor="background2" w:themeShade="80"/>
                            <w:sz w:val="22"/>
                            <w:szCs w:val="22"/>
                          </w:rPr>
                          <w:t>Click or tap here to enter text.</w:t>
                        </w:r>
                      </w:p>
                    </w:tc>
                  </w:sdtContent>
                </w:sdt>
                <w:sdt>
                  <w:sdtPr>
                    <w:rPr>
                      <w:color w:val="002060"/>
                      <w:sz w:val="22"/>
                      <w:szCs w:val="22"/>
                      <w:lang w:val="en-US"/>
                    </w:rPr>
                    <w:id w:val="697053335"/>
                    <w:placeholder>
                      <w:docPart w:val="0882612A74D944999E247915CAA9082B"/>
                    </w:placeholder>
                    <w:showingPlcHdr/>
                  </w:sdtPr>
                  <w:sdtEndPr/>
                  <w:sdtContent>
                    <w:tc>
                      <w:tcPr>
                        <w:tcW w:w="5807" w:type="dxa"/>
                        <w:tcBorders>
                          <w:top w:val="single" w:sz="4" w:space="0" w:color="auto"/>
                        </w:tcBorders>
                        <w:shd w:val="clear" w:color="auto" w:fill="F2F2F2" w:themeFill="background1" w:themeFillShade="F2"/>
                        <w:tcPrChange w:id="53" w:author="Spellman, Olga (Alliance Bioversity-CIAT)" w:date="2026-09-25T16:52:00Z" w16du:dateUtc="2026-09-25T14:52:00Z">
                          <w:tcPr>
                            <w:tcW w:w="6090" w:type="dxa"/>
                            <w:gridSpan w:val="3"/>
                            <w:tcBorders>
                              <w:top w:val="single" w:sz="4" w:space="0" w:color="auto"/>
                            </w:tcBorders>
                            <w:shd w:val="clear" w:color="auto" w:fill="F2F2F2" w:themeFill="background1" w:themeFillShade="F2"/>
                          </w:tcPr>
                        </w:tcPrChange>
                      </w:tcPr>
                      <w:p w14:paraId="42DEFCB6" w14:textId="54FF487F" w:rsidR="00021148" w:rsidRDefault="00E92DA3">
                        <w:pPr>
                          <w:pStyle w:val="ListParagraph"/>
                          <w:spacing w:after="120"/>
                          <w:ind w:left="0"/>
                          <w:rPr>
                            <w:color w:val="002060"/>
                            <w:sz w:val="22"/>
                            <w:szCs w:val="22"/>
                            <w:lang w:val="en-US"/>
                          </w:rPr>
                        </w:pPr>
                        <w:r w:rsidRPr="003B16EA">
                          <w:rPr>
                            <w:i/>
                            <w:iCs/>
                            <w:color w:val="747474" w:themeColor="background2" w:themeShade="80"/>
                            <w:sz w:val="22"/>
                            <w:szCs w:val="22"/>
                            <w:lang w:val="en-US"/>
                          </w:rPr>
                          <w:t>Please enter the</w:t>
                        </w:r>
                        <w:r>
                          <w:rPr>
                            <w:i/>
                            <w:iCs/>
                            <w:color w:val="747474" w:themeColor="background2" w:themeShade="80"/>
                            <w:sz w:val="22"/>
                            <w:szCs w:val="22"/>
                            <w:lang w:val="en-US"/>
                          </w:rPr>
                          <w:t xml:space="preserve"> PRMS or STAR</w:t>
                        </w:r>
                        <w:r w:rsidRPr="003B16EA">
                          <w:rPr>
                            <w:i/>
                            <w:iCs/>
                            <w:color w:val="747474" w:themeColor="background2" w:themeShade="80"/>
                            <w:sz w:val="22"/>
                            <w:szCs w:val="22"/>
                            <w:lang w:val="en-US"/>
                          </w:rPr>
                          <w:t xml:space="preserve"> URL here</w:t>
                        </w:r>
                        <w:r w:rsidR="00E74C50">
                          <w:rPr>
                            <w:i/>
                            <w:iCs/>
                            <w:color w:val="747474" w:themeColor="background2" w:themeShade="80"/>
                            <w:sz w:val="22"/>
                            <w:szCs w:val="22"/>
                            <w:lang w:val="en-US"/>
                          </w:rPr>
                          <w:t>.</w:t>
                        </w:r>
                      </w:p>
                    </w:tc>
                  </w:sdtContent>
                </w:sdt>
              </w:tr>
            </w:sdtContent>
          </w:sdt>
        </w:sdtContent>
      </w:sdt>
    </w:tbl>
    <w:p w14:paraId="5F55B21A" w14:textId="5743F5B8" w:rsidR="005A22A1" w:rsidRPr="008D42A8" w:rsidRDefault="005A22A1" w:rsidP="005A22A1">
      <w:pPr>
        <w:spacing w:after="120" w:line="240" w:lineRule="auto"/>
        <w:rPr>
          <w:color w:val="002060"/>
          <w:sz w:val="20"/>
          <w:szCs w:val="20"/>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sign</w:t>
      </w:r>
      <w:r>
        <w:rPr>
          <w:i/>
          <w:iCs/>
          <w:color w:val="C00000"/>
          <w:sz w:val="20"/>
          <w:szCs w:val="20"/>
          <w:lang w:val="en-US"/>
        </w:rPr>
        <w:t xml:space="preserve"> at the end of the first row</w:t>
      </w:r>
      <w:r w:rsidRPr="00052F61">
        <w:rPr>
          <w:i/>
          <w:iCs/>
          <w:color w:val="C00000"/>
          <w:sz w:val="20"/>
          <w:szCs w:val="20"/>
          <w:lang w:val="en-US"/>
        </w:rPr>
        <w:t xml:space="preserve"> </w:t>
      </w:r>
      <w:r>
        <w:rPr>
          <w:i/>
          <w:iCs/>
          <w:color w:val="C00000"/>
          <w:sz w:val="20"/>
          <w:szCs w:val="20"/>
          <w:lang w:val="en-US"/>
        </w:rPr>
        <w:t>to create another line as needed</w:t>
      </w:r>
      <w:r w:rsidRPr="00052F61">
        <w:rPr>
          <w:i/>
          <w:iCs/>
          <w:color w:val="C00000"/>
          <w:sz w:val="20"/>
          <w:szCs w:val="20"/>
          <w:lang w:val="en-US"/>
        </w:rPr>
        <w:t>.</w:t>
      </w:r>
    </w:p>
    <w:p w14:paraId="0CE71489" w14:textId="751798DD" w:rsidR="00E137E4" w:rsidRDefault="00E137E4" w:rsidP="00E137E4">
      <w:pPr>
        <w:spacing w:before="120" w:after="120" w:line="240" w:lineRule="auto"/>
        <w:jc w:val="both"/>
        <w:rPr>
          <w:i/>
          <w:iCs/>
          <w:color w:val="3A7C22" w:themeColor="accent6" w:themeShade="BF"/>
          <w:sz w:val="22"/>
          <w:szCs w:val="22"/>
          <w:lang w:val="en-US"/>
        </w:rPr>
      </w:pPr>
      <w:r w:rsidRPr="007336AF">
        <w:rPr>
          <w:i/>
          <w:iCs/>
          <w:color w:val="3A7C22" w:themeColor="accent6" w:themeShade="BF"/>
          <w:sz w:val="22"/>
          <w:szCs w:val="22"/>
          <w:lang w:val="en-US"/>
        </w:rPr>
        <w:t xml:space="preserve">If the documented outcome </w:t>
      </w:r>
      <w:r>
        <w:rPr>
          <w:i/>
          <w:iCs/>
          <w:color w:val="3A7C22" w:themeColor="accent6" w:themeShade="BF"/>
          <w:sz w:val="22"/>
          <w:szCs w:val="22"/>
          <w:lang w:val="en-US"/>
        </w:rPr>
        <w:t>elaborates on</w:t>
      </w:r>
      <w:r w:rsidRPr="007336AF">
        <w:rPr>
          <w:i/>
          <w:iCs/>
          <w:color w:val="3A7C22" w:themeColor="accent6" w:themeShade="BF"/>
          <w:sz w:val="22"/>
          <w:szCs w:val="22"/>
          <w:lang w:val="en-US"/>
        </w:rPr>
        <w:t xml:space="preserve"> behavioral changes resulting from the use of one or more innovations developed by Alliance researchers, and this use has already been registered as a separate result in the Alliance reporting tool</w:t>
      </w:r>
      <w:r>
        <w:rPr>
          <w:i/>
          <w:iCs/>
          <w:color w:val="3A7C22" w:themeColor="accent6" w:themeShade="BF"/>
          <w:sz w:val="22"/>
          <w:szCs w:val="22"/>
          <w:lang w:val="en-US"/>
        </w:rPr>
        <w:t>s</w:t>
      </w:r>
      <w:r w:rsidRPr="007336AF">
        <w:rPr>
          <w:i/>
          <w:iCs/>
          <w:color w:val="3A7C22" w:themeColor="accent6" w:themeShade="BF"/>
          <w:sz w:val="22"/>
          <w:szCs w:val="22"/>
          <w:lang w:val="en-US"/>
        </w:rPr>
        <w:t>, please include the corresponding URL</w:t>
      </w:r>
      <w:r>
        <w:rPr>
          <w:i/>
          <w:iCs/>
          <w:color w:val="3A7C22" w:themeColor="accent6" w:themeShade="BF"/>
          <w:sz w:val="22"/>
          <w:szCs w:val="22"/>
          <w:lang w:val="en-US"/>
        </w:rPr>
        <w:t>(s)</w:t>
      </w:r>
      <w:r w:rsidR="0090113F">
        <w:rPr>
          <w:i/>
          <w:iCs/>
          <w:color w:val="3A7C22" w:themeColor="accent6" w:themeShade="BF"/>
          <w:sz w:val="22"/>
          <w:szCs w:val="22"/>
          <w:lang w:val="en-US"/>
        </w:rPr>
        <w:t xml:space="preserve"> </w:t>
      </w:r>
      <w:r w:rsidR="0090113F">
        <w:rPr>
          <w:i/>
          <w:iCs/>
          <w:color w:val="3A7C22" w:themeColor="accent6" w:themeShade="BF"/>
          <w:sz w:val="22"/>
          <w:szCs w:val="22"/>
        </w:rPr>
        <w:t>in this section</w:t>
      </w:r>
      <w:r w:rsidRPr="007336AF">
        <w:rPr>
          <w:i/>
          <w:iCs/>
          <w:color w:val="3A7C22" w:themeColor="accent6" w:themeShade="BF"/>
          <w:sz w:val="22"/>
          <w:szCs w:val="22"/>
          <w:lang w:val="en-US"/>
        </w:rPr>
        <w:t xml:space="preserve">. If the </w:t>
      </w:r>
      <w:r w:rsidR="00EB2210" w:rsidRPr="007336AF">
        <w:rPr>
          <w:i/>
          <w:iCs/>
          <w:color w:val="3A7C22" w:themeColor="accent6" w:themeShade="BF"/>
          <w:sz w:val="22"/>
          <w:szCs w:val="22"/>
          <w:lang w:val="en-US"/>
        </w:rPr>
        <w:t>innovation</w:t>
      </w:r>
      <w:r w:rsidR="00EB2210">
        <w:rPr>
          <w:i/>
          <w:iCs/>
          <w:color w:val="3A7C22" w:themeColor="accent6" w:themeShade="BF"/>
          <w:sz w:val="22"/>
          <w:szCs w:val="22"/>
          <w:lang w:val="en-US"/>
        </w:rPr>
        <w:t>’s</w:t>
      </w:r>
      <w:r w:rsidR="00EB2210" w:rsidRPr="007336AF">
        <w:rPr>
          <w:i/>
          <w:iCs/>
          <w:color w:val="3A7C22" w:themeColor="accent6" w:themeShade="BF"/>
          <w:sz w:val="22"/>
          <w:szCs w:val="22"/>
          <w:lang w:val="en-US"/>
        </w:rPr>
        <w:t xml:space="preserve"> </w:t>
      </w:r>
      <w:r w:rsidRPr="007336AF">
        <w:rPr>
          <w:i/>
          <w:iCs/>
          <w:color w:val="3A7C22" w:themeColor="accent6" w:themeShade="BF"/>
          <w:sz w:val="22"/>
          <w:szCs w:val="22"/>
          <w:lang w:val="en-US"/>
        </w:rPr>
        <w:t>use has not yet been reported, the PISA-</w:t>
      </w:r>
      <w:r w:rsidR="00D11A79">
        <w:rPr>
          <w:i/>
          <w:iCs/>
          <w:color w:val="3A7C22" w:themeColor="accent6" w:themeShade="BF"/>
          <w:sz w:val="22"/>
          <w:szCs w:val="22"/>
          <w:lang w:val="en-US"/>
        </w:rPr>
        <w:t>MELP</w:t>
      </w:r>
      <w:r w:rsidRPr="007336AF">
        <w:rPr>
          <w:i/>
          <w:iCs/>
          <w:color w:val="3A7C22" w:themeColor="accent6" w:themeShade="BF"/>
          <w:sz w:val="22"/>
          <w:szCs w:val="22"/>
          <w:lang w:val="en-US"/>
        </w:rPr>
        <w:t xml:space="preserve"> team will prompt its submission as a separate result, distinct from the OICR currently being developed.</w:t>
      </w:r>
    </w:p>
    <w:p w14:paraId="408D6EF9" w14:textId="255044A8" w:rsidR="00E137E4" w:rsidRDefault="00E137E4" w:rsidP="00E137E4">
      <w:pPr>
        <w:spacing w:before="120" w:after="120" w:line="240" w:lineRule="auto"/>
        <w:rPr>
          <w:i/>
          <w:iCs/>
          <w:color w:val="3A7C22" w:themeColor="accent6" w:themeShade="BF"/>
          <w:sz w:val="22"/>
          <w:szCs w:val="22"/>
          <w:lang w:val="en-US"/>
        </w:rPr>
      </w:pPr>
      <w:r>
        <w:rPr>
          <w:i/>
          <w:iCs/>
          <w:color w:val="3A7C22" w:themeColor="accent6" w:themeShade="BF"/>
          <w:sz w:val="22"/>
          <w:szCs w:val="22"/>
          <w:lang w:val="en-US"/>
        </w:rPr>
        <w:t>To understand how to extra</w:t>
      </w:r>
      <w:r w:rsidR="00E42922">
        <w:rPr>
          <w:i/>
          <w:iCs/>
          <w:color w:val="3A7C22" w:themeColor="accent6" w:themeShade="BF"/>
          <w:sz w:val="22"/>
          <w:szCs w:val="22"/>
          <w:lang w:val="en-US"/>
        </w:rPr>
        <w:t>ct</w:t>
      </w:r>
      <w:r>
        <w:rPr>
          <w:i/>
          <w:iCs/>
          <w:color w:val="3A7C22" w:themeColor="accent6" w:themeShade="BF"/>
          <w:sz w:val="22"/>
          <w:szCs w:val="22"/>
          <w:lang w:val="en-US"/>
        </w:rPr>
        <w:t xml:space="preserve"> the specific URL, please watch </w:t>
      </w:r>
      <w:hyperlink r:id="rId27" w:history="1">
        <w:r w:rsidRPr="008B4B08">
          <w:rPr>
            <w:rStyle w:val="Hyperlink"/>
            <w:i/>
            <w:iCs/>
            <w:sz w:val="22"/>
            <w:szCs w:val="22"/>
            <w:lang w:val="en-US"/>
          </w:rPr>
          <w:t>this video</w:t>
        </w:r>
      </w:hyperlink>
      <w:r>
        <w:rPr>
          <w:i/>
          <w:iCs/>
          <w:color w:val="3A7C22" w:themeColor="accent6" w:themeShade="BF"/>
          <w:sz w:val="22"/>
          <w:szCs w:val="22"/>
          <w:lang w:val="en-US"/>
        </w:rPr>
        <w:t>.</w:t>
      </w:r>
    </w:p>
    <w:p w14:paraId="44FFEBC0" w14:textId="788F8517" w:rsidR="00992258" w:rsidRDefault="00992258" w:rsidP="00992258">
      <w:pPr>
        <w:spacing w:before="120" w:after="120" w:line="240" w:lineRule="auto"/>
        <w:rPr>
          <w:i/>
          <w:iCs/>
          <w:color w:val="0070C0"/>
          <w:sz w:val="22"/>
          <w:szCs w:val="22"/>
          <w:lang w:val="en-US"/>
        </w:rPr>
      </w:pPr>
      <w:r w:rsidRPr="00915372">
        <w:rPr>
          <w:i/>
          <w:iCs/>
          <w:color w:val="3A7C22" w:themeColor="accent6" w:themeShade="BF"/>
          <w:sz w:val="22"/>
          <w:szCs w:val="22"/>
          <w:lang w:val="en-US"/>
        </w:rPr>
        <w:t xml:space="preserve">You can find good examples </w:t>
      </w:r>
      <w:hyperlink r:id="rId28" w:history="1">
        <w:r w:rsidRPr="00915372">
          <w:rPr>
            <w:rStyle w:val="Hyperlink"/>
            <w:b/>
            <w:bCs/>
            <w:i/>
            <w:iCs/>
            <w:sz w:val="22"/>
            <w:szCs w:val="22"/>
          </w:rPr>
          <w:t>here</w:t>
        </w:r>
      </w:hyperlink>
      <w:r w:rsidRPr="00915372">
        <w:rPr>
          <w:i/>
          <w:iCs/>
          <w:color w:val="0070C0"/>
          <w:sz w:val="22"/>
          <w:szCs w:val="22"/>
          <w:lang w:val="en-US"/>
        </w:rPr>
        <w:t>.</w:t>
      </w:r>
    </w:p>
    <w:p w14:paraId="3EB38409" w14:textId="77777777" w:rsidR="00075CAE" w:rsidRDefault="00075CAE" w:rsidP="00992258">
      <w:pPr>
        <w:spacing w:before="120" w:after="120" w:line="240" w:lineRule="auto"/>
        <w:rPr>
          <w:i/>
          <w:iCs/>
          <w:color w:val="0070C0"/>
          <w:sz w:val="22"/>
          <w:szCs w:val="22"/>
          <w:lang w:val="en-US"/>
        </w:rPr>
      </w:pPr>
    </w:p>
    <w:p w14:paraId="06854F30" w14:textId="38CA6134" w:rsidR="004C3443" w:rsidRDefault="00075CAE" w:rsidP="000A0ECC">
      <w:pPr>
        <w:pStyle w:val="Heading3"/>
      </w:pPr>
      <w:r w:rsidRPr="00075CAE">
        <w:t>7.5 Alliance-led Policy Changes &amp; Investments</w:t>
      </w:r>
    </w:p>
    <w:tbl>
      <w:tblPr>
        <w:tblStyle w:val="TableGrid"/>
        <w:tblW w:w="9356" w:type="dxa"/>
        <w:tblInd w:w="-5" w:type="dxa"/>
        <w:tblLook w:val="04A0" w:firstRow="1" w:lastRow="0" w:firstColumn="1" w:lastColumn="0" w:noHBand="0" w:noVBand="1"/>
        <w:tblPrChange w:id="54" w:author="Spellman, Olga (Alliance Bioversity-CIAT)" w:date="2026-09-25T16:52:00Z" w16du:dateUtc="2026-09-25T14:52:00Z">
          <w:tblPr>
            <w:tblStyle w:val="TableGrid"/>
            <w:tblW w:w="9356" w:type="dxa"/>
            <w:tblInd w:w="-5" w:type="dxa"/>
            <w:tblLook w:val="04A0" w:firstRow="1" w:lastRow="0" w:firstColumn="1" w:lastColumn="0" w:noHBand="0" w:noVBand="1"/>
          </w:tblPr>
        </w:tblPrChange>
      </w:tblPr>
      <w:tblGrid>
        <w:gridCol w:w="3691"/>
        <w:gridCol w:w="5665"/>
        <w:tblGridChange w:id="55">
          <w:tblGrid>
            <w:gridCol w:w="5"/>
            <w:gridCol w:w="3266"/>
            <w:gridCol w:w="420"/>
            <w:gridCol w:w="5665"/>
            <w:gridCol w:w="5"/>
          </w:tblGrid>
        </w:tblGridChange>
      </w:tblGrid>
      <w:tr w:rsidR="000A16B5" w14:paraId="1F98399E" w14:textId="77777777" w:rsidTr="00CD0FEA">
        <w:trPr>
          <w:trPrChange w:id="56" w:author="Spellman, Olga (Alliance Bioversity-CIAT)" w:date="2026-09-25T16:52:00Z" w16du:dateUtc="2026-09-25T14:52:00Z">
            <w:trPr>
              <w:gridBefore w:val="1"/>
            </w:trPr>
          </w:trPrChange>
        </w:trPr>
        <w:tc>
          <w:tcPr>
            <w:tcW w:w="3691" w:type="dxa"/>
            <w:tcBorders>
              <w:top w:val="nil"/>
              <w:left w:val="nil"/>
              <w:bottom w:val="single" w:sz="4" w:space="0" w:color="auto"/>
              <w:right w:val="nil"/>
            </w:tcBorders>
            <w:tcPrChange w:id="57" w:author="Spellman, Olga (Alliance Bioversity-CIAT)" w:date="2026-09-25T16:52:00Z" w16du:dateUtc="2026-09-25T14:52:00Z">
              <w:tcPr>
                <w:tcW w:w="3266" w:type="dxa"/>
                <w:tcBorders>
                  <w:top w:val="nil"/>
                  <w:left w:val="nil"/>
                  <w:bottom w:val="single" w:sz="4" w:space="0" w:color="auto"/>
                  <w:right w:val="nil"/>
                </w:tcBorders>
              </w:tcPr>
            </w:tcPrChange>
          </w:tcPr>
          <w:p w14:paraId="6A08720A" w14:textId="5E8C56E5" w:rsidR="00231571" w:rsidRPr="00E62B65" w:rsidRDefault="00231571">
            <w:pPr>
              <w:pStyle w:val="ListParagraph"/>
              <w:spacing w:after="120"/>
              <w:ind w:left="0"/>
              <w:rPr>
                <w:color w:val="002060"/>
                <w:sz w:val="22"/>
                <w:szCs w:val="22"/>
                <w:lang w:val="en-US"/>
              </w:rPr>
            </w:pPr>
            <w:r>
              <w:rPr>
                <w:color w:val="002060"/>
                <w:sz w:val="22"/>
                <w:szCs w:val="22"/>
                <w:lang w:val="en-US"/>
              </w:rPr>
              <w:t>Result Name</w:t>
            </w:r>
            <w:ins w:id="58" w:author="Spellman, Olga (Alliance Bioversity-CIAT)" w:date="2026-09-25T16:52:00Z" w16du:dateUtc="2026-09-25T14:52:00Z">
              <w:r w:rsidR="00CD0FEA">
                <w:rPr>
                  <w:color w:val="002060"/>
                  <w:sz w:val="22"/>
                  <w:szCs w:val="22"/>
                  <w:lang w:val="en-US"/>
                </w:rPr>
                <w:t xml:space="preserve"> (Year of publication)</w:t>
              </w:r>
            </w:ins>
          </w:p>
        </w:tc>
        <w:tc>
          <w:tcPr>
            <w:tcW w:w="5665" w:type="dxa"/>
            <w:tcBorders>
              <w:top w:val="nil"/>
              <w:left w:val="nil"/>
              <w:bottom w:val="single" w:sz="4" w:space="0" w:color="auto"/>
              <w:right w:val="nil"/>
            </w:tcBorders>
            <w:tcPrChange w:id="59" w:author="Spellman, Olga (Alliance Bioversity-CIAT)" w:date="2026-09-25T16:52:00Z" w16du:dateUtc="2026-09-25T14:52:00Z">
              <w:tcPr>
                <w:tcW w:w="6090" w:type="dxa"/>
                <w:gridSpan w:val="3"/>
                <w:tcBorders>
                  <w:top w:val="nil"/>
                  <w:left w:val="nil"/>
                  <w:bottom w:val="single" w:sz="4" w:space="0" w:color="auto"/>
                  <w:right w:val="nil"/>
                </w:tcBorders>
              </w:tcPr>
            </w:tcPrChange>
          </w:tcPr>
          <w:p w14:paraId="610BDFDE" w14:textId="27E14BF5" w:rsidR="00231571" w:rsidRPr="00E62B65" w:rsidRDefault="00231571">
            <w:pPr>
              <w:pStyle w:val="ListParagraph"/>
              <w:spacing w:after="120"/>
              <w:ind w:left="0"/>
              <w:rPr>
                <w:color w:val="002060"/>
                <w:sz w:val="22"/>
                <w:szCs w:val="22"/>
                <w:lang w:val="en-US"/>
              </w:rPr>
            </w:pPr>
            <w:r>
              <w:rPr>
                <w:color w:val="002060"/>
                <w:sz w:val="22"/>
                <w:szCs w:val="22"/>
                <w:lang w:val="en-US"/>
              </w:rPr>
              <w:t>Result Link</w:t>
            </w:r>
          </w:p>
        </w:tc>
      </w:tr>
      <w:sdt>
        <w:sdtPr>
          <w:rPr>
            <w:color w:val="002060"/>
            <w:sz w:val="22"/>
            <w:szCs w:val="22"/>
            <w:lang w:val="en-US"/>
          </w:rPr>
          <w:id w:val="-1206403021"/>
          <w15:repeatingSection/>
        </w:sdtPr>
        <w:sdtEndPr/>
        <w:sdtContent>
          <w:sdt>
            <w:sdtPr>
              <w:rPr>
                <w:color w:val="002060"/>
                <w:sz w:val="22"/>
                <w:szCs w:val="22"/>
                <w:lang w:val="en-US"/>
              </w:rPr>
              <w:id w:val="-845712859"/>
              <w:placeholder>
                <w:docPart w:val="6A5934DB67E34498A59694246C0DDF81"/>
              </w:placeholder>
              <w15:repeatingSectionItem/>
            </w:sdtPr>
            <w:sdtEndPr/>
            <w:sdtContent>
              <w:tr w:rsidR="00231571" w14:paraId="6A536C54" w14:textId="77777777" w:rsidTr="00CD0FEA">
                <w:trPr>
                  <w:trPrChange w:id="60" w:author="Spellman, Olga (Alliance Bioversity-CIAT)" w:date="2026-09-25T16:52:00Z" w16du:dateUtc="2026-09-25T14:52:00Z">
                    <w:trPr>
                      <w:gridBefore w:val="1"/>
                    </w:trPr>
                  </w:trPrChange>
                </w:trPr>
                <w:sdt>
                  <w:sdtPr>
                    <w:rPr>
                      <w:color w:val="002060"/>
                      <w:sz w:val="22"/>
                      <w:szCs w:val="22"/>
                      <w:lang w:val="en-US"/>
                    </w:rPr>
                    <w:id w:val="1978181788"/>
                    <w:placeholder>
                      <w:docPart w:val="9B601B9ED4F547FB9D7350CBD19465CF"/>
                    </w:placeholder>
                    <w:showingPlcHdr/>
                  </w:sdtPr>
                  <w:sdtEndPr/>
                  <w:sdtContent>
                    <w:tc>
                      <w:tcPr>
                        <w:tcW w:w="3691" w:type="dxa"/>
                        <w:tcBorders>
                          <w:top w:val="single" w:sz="4" w:space="0" w:color="auto"/>
                          <w:left w:val="single" w:sz="4" w:space="0" w:color="auto"/>
                        </w:tcBorders>
                        <w:shd w:val="clear" w:color="auto" w:fill="F2F2F2" w:themeFill="background1" w:themeFillShade="F2"/>
                        <w:tcPrChange w:id="61" w:author="Spellman, Olga (Alliance Bioversity-CIAT)" w:date="2026-09-25T16:52:00Z" w16du:dateUtc="2026-09-25T14:52:00Z">
                          <w:tcPr>
                            <w:tcW w:w="3266" w:type="dxa"/>
                            <w:tcBorders>
                              <w:top w:val="single" w:sz="4" w:space="0" w:color="auto"/>
                              <w:left w:val="single" w:sz="4" w:space="0" w:color="auto"/>
                            </w:tcBorders>
                            <w:shd w:val="clear" w:color="auto" w:fill="F2F2F2" w:themeFill="background1" w:themeFillShade="F2"/>
                          </w:tcPr>
                        </w:tcPrChange>
                      </w:tcPr>
                      <w:p w14:paraId="2DE72071" w14:textId="64D8DC49" w:rsidR="00231571" w:rsidRDefault="002A490C">
                        <w:pPr>
                          <w:pStyle w:val="ListParagraph"/>
                          <w:spacing w:after="120"/>
                          <w:ind w:left="0"/>
                          <w:rPr>
                            <w:color w:val="002060"/>
                            <w:sz w:val="22"/>
                            <w:szCs w:val="22"/>
                            <w:lang w:val="en-US"/>
                          </w:rPr>
                        </w:pPr>
                        <w:r w:rsidRPr="00D50340">
                          <w:rPr>
                            <w:rStyle w:val="PlaceholderText"/>
                            <w:i/>
                            <w:color w:val="747474" w:themeColor="background2" w:themeShade="80"/>
                            <w:sz w:val="22"/>
                            <w:szCs w:val="22"/>
                          </w:rPr>
                          <w:t>Click or tap here to enter text</w:t>
                        </w:r>
                        <w:r w:rsidRPr="00D50340">
                          <w:rPr>
                            <w:rStyle w:val="PlaceholderText"/>
                            <w:sz w:val="22"/>
                            <w:szCs w:val="22"/>
                          </w:rPr>
                          <w:t>.</w:t>
                        </w:r>
                      </w:p>
                    </w:tc>
                  </w:sdtContent>
                </w:sdt>
                <w:sdt>
                  <w:sdtPr>
                    <w:rPr>
                      <w:color w:val="002060"/>
                      <w:sz w:val="22"/>
                      <w:szCs w:val="22"/>
                      <w:lang w:val="en-US"/>
                    </w:rPr>
                    <w:id w:val="315339"/>
                    <w:placeholder>
                      <w:docPart w:val="59E181B5F8A440EF8070AD5455609A5B"/>
                    </w:placeholder>
                    <w:showingPlcHdr/>
                  </w:sdtPr>
                  <w:sdtEndPr/>
                  <w:sdtContent>
                    <w:tc>
                      <w:tcPr>
                        <w:tcW w:w="5665" w:type="dxa"/>
                        <w:tcBorders>
                          <w:top w:val="single" w:sz="4" w:space="0" w:color="auto"/>
                        </w:tcBorders>
                        <w:shd w:val="clear" w:color="auto" w:fill="F2F2F2" w:themeFill="background1" w:themeFillShade="F2"/>
                        <w:tcPrChange w:id="62" w:author="Spellman, Olga (Alliance Bioversity-CIAT)" w:date="2026-09-25T16:52:00Z" w16du:dateUtc="2026-09-25T14:52:00Z">
                          <w:tcPr>
                            <w:tcW w:w="6090" w:type="dxa"/>
                            <w:gridSpan w:val="3"/>
                            <w:tcBorders>
                              <w:top w:val="single" w:sz="4" w:space="0" w:color="auto"/>
                            </w:tcBorders>
                            <w:shd w:val="clear" w:color="auto" w:fill="F2F2F2" w:themeFill="background1" w:themeFillShade="F2"/>
                          </w:tcPr>
                        </w:tcPrChange>
                      </w:tcPr>
                      <w:p w14:paraId="16D451D1" w14:textId="7BD00FDA" w:rsidR="00231571" w:rsidRDefault="000F0BDD">
                        <w:pPr>
                          <w:pStyle w:val="ListParagraph"/>
                          <w:spacing w:after="120"/>
                          <w:ind w:left="0"/>
                          <w:rPr>
                            <w:color w:val="002060"/>
                            <w:sz w:val="22"/>
                            <w:szCs w:val="22"/>
                            <w:lang w:val="en-US"/>
                          </w:rPr>
                        </w:pPr>
                        <w:r w:rsidRPr="003B16EA">
                          <w:rPr>
                            <w:i/>
                            <w:iCs/>
                            <w:color w:val="747474" w:themeColor="background2" w:themeShade="80"/>
                            <w:sz w:val="22"/>
                            <w:szCs w:val="22"/>
                            <w:lang w:val="en-US"/>
                          </w:rPr>
                          <w:t>Please enter the</w:t>
                        </w:r>
                        <w:r>
                          <w:rPr>
                            <w:i/>
                            <w:iCs/>
                            <w:color w:val="747474" w:themeColor="background2" w:themeShade="80"/>
                            <w:sz w:val="22"/>
                            <w:szCs w:val="22"/>
                            <w:lang w:val="en-US"/>
                          </w:rPr>
                          <w:t xml:space="preserve"> PRMS or STAR</w:t>
                        </w:r>
                        <w:r w:rsidRPr="003B16EA">
                          <w:rPr>
                            <w:i/>
                            <w:iCs/>
                            <w:color w:val="747474" w:themeColor="background2" w:themeShade="80"/>
                            <w:sz w:val="22"/>
                            <w:szCs w:val="22"/>
                            <w:lang w:val="en-US"/>
                          </w:rPr>
                          <w:t xml:space="preserve"> URL here</w:t>
                        </w:r>
                        <w:r w:rsidRPr="00D50340">
                          <w:rPr>
                            <w:rStyle w:val="PlaceholderText"/>
                            <w:sz w:val="22"/>
                            <w:szCs w:val="22"/>
                          </w:rPr>
                          <w:t>.</w:t>
                        </w:r>
                      </w:p>
                    </w:tc>
                  </w:sdtContent>
                </w:sdt>
              </w:tr>
            </w:sdtContent>
          </w:sdt>
        </w:sdtContent>
      </w:sdt>
    </w:tbl>
    <w:p w14:paraId="33C688E1" w14:textId="64922BE9" w:rsidR="006A67E9" w:rsidRDefault="005A22A1" w:rsidP="006A67E9">
      <w:pPr>
        <w:spacing w:after="120" w:line="240" w:lineRule="auto"/>
        <w:rPr>
          <w:i/>
          <w:iCs/>
          <w:color w:val="C00000"/>
          <w:sz w:val="20"/>
          <w:szCs w:val="20"/>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sign</w:t>
      </w:r>
      <w:r>
        <w:rPr>
          <w:i/>
          <w:iCs/>
          <w:color w:val="C00000"/>
          <w:sz w:val="20"/>
          <w:szCs w:val="20"/>
          <w:lang w:val="en-US"/>
        </w:rPr>
        <w:t xml:space="preserve"> at the end of the first row</w:t>
      </w:r>
      <w:r w:rsidRPr="00052F61">
        <w:rPr>
          <w:i/>
          <w:iCs/>
          <w:color w:val="C00000"/>
          <w:sz w:val="20"/>
          <w:szCs w:val="20"/>
          <w:lang w:val="en-US"/>
        </w:rPr>
        <w:t xml:space="preserve"> </w:t>
      </w:r>
      <w:r>
        <w:rPr>
          <w:i/>
          <w:iCs/>
          <w:color w:val="C00000"/>
          <w:sz w:val="20"/>
          <w:szCs w:val="20"/>
          <w:lang w:val="en-US"/>
        </w:rPr>
        <w:t>to create another line as needed</w:t>
      </w:r>
      <w:r w:rsidRPr="00052F61">
        <w:rPr>
          <w:i/>
          <w:iCs/>
          <w:color w:val="C00000"/>
          <w:sz w:val="20"/>
          <w:szCs w:val="20"/>
          <w:lang w:val="en-US"/>
        </w:rPr>
        <w:t>.</w:t>
      </w:r>
    </w:p>
    <w:p w14:paraId="60D08D83" w14:textId="781EA9D8" w:rsidR="007E66FE" w:rsidRDefault="007E66FE" w:rsidP="007E66FE">
      <w:pPr>
        <w:spacing w:before="120" w:after="120" w:line="240" w:lineRule="auto"/>
        <w:jc w:val="both"/>
        <w:rPr>
          <w:i/>
          <w:iCs/>
          <w:color w:val="3A7C22" w:themeColor="accent6" w:themeShade="BF"/>
          <w:sz w:val="22"/>
          <w:szCs w:val="22"/>
          <w:lang w:val="en-US"/>
        </w:rPr>
      </w:pPr>
      <w:r w:rsidRPr="007336AF">
        <w:rPr>
          <w:i/>
          <w:iCs/>
          <w:color w:val="3A7C22" w:themeColor="accent6" w:themeShade="BF"/>
          <w:sz w:val="22"/>
          <w:szCs w:val="22"/>
          <w:lang w:val="en-US"/>
        </w:rPr>
        <w:t xml:space="preserve">If the documented outcome </w:t>
      </w:r>
      <w:r>
        <w:rPr>
          <w:i/>
          <w:iCs/>
          <w:color w:val="3A7C22" w:themeColor="accent6" w:themeShade="BF"/>
          <w:sz w:val="22"/>
          <w:szCs w:val="22"/>
          <w:lang w:val="en-US"/>
        </w:rPr>
        <w:t xml:space="preserve">elaborates on the </w:t>
      </w:r>
      <w:r w:rsidRPr="00F51F5A">
        <w:rPr>
          <w:b/>
          <w:bCs/>
          <w:i/>
          <w:iCs/>
          <w:color w:val="3A7C22" w:themeColor="accent6" w:themeShade="BF"/>
          <w:sz w:val="22"/>
          <w:szCs w:val="22"/>
          <w:lang w:val="en-US"/>
        </w:rPr>
        <w:t xml:space="preserve">adoption of </w:t>
      </w:r>
      <w:r w:rsidR="005418F5" w:rsidRPr="00F51F5A">
        <w:rPr>
          <w:b/>
          <w:bCs/>
          <w:i/>
          <w:iCs/>
          <w:color w:val="3A7C22" w:themeColor="accent6" w:themeShade="BF"/>
          <w:sz w:val="22"/>
          <w:szCs w:val="22"/>
          <w:lang w:val="en-US"/>
        </w:rPr>
        <w:t>policies</w:t>
      </w:r>
      <w:r w:rsidRPr="00F51F5A">
        <w:rPr>
          <w:b/>
          <w:bCs/>
          <w:i/>
          <w:iCs/>
          <w:color w:val="3A7C22" w:themeColor="accent6" w:themeShade="BF"/>
          <w:sz w:val="22"/>
          <w:szCs w:val="22"/>
          <w:lang w:val="en-US"/>
        </w:rPr>
        <w:t xml:space="preserve"> and/or </w:t>
      </w:r>
      <w:r w:rsidR="005418F5" w:rsidRPr="00F51F5A">
        <w:rPr>
          <w:b/>
          <w:bCs/>
          <w:i/>
          <w:iCs/>
          <w:color w:val="3A7C22" w:themeColor="accent6" w:themeShade="BF"/>
          <w:sz w:val="22"/>
          <w:szCs w:val="22"/>
          <w:lang w:val="en-US"/>
        </w:rPr>
        <w:t>investments</w:t>
      </w:r>
      <w:r w:rsidR="00514E00">
        <w:rPr>
          <w:i/>
          <w:iCs/>
          <w:color w:val="3A7C22" w:themeColor="accent6" w:themeShade="BF"/>
          <w:sz w:val="22"/>
          <w:szCs w:val="22"/>
          <w:lang w:val="en-US"/>
        </w:rPr>
        <w:t>—</w:t>
      </w:r>
      <w:r>
        <w:rPr>
          <w:i/>
          <w:iCs/>
          <w:color w:val="3A7C22" w:themeColor="accent6" w:themeShade="BF"/>
          <w:sz w:val="22"/>
          <w:szCs w:val="22"/>
          <w:lang w:val="en-US"/>
        </w:rPr>
        <w:t xml:space="preserve">either </w:t>
      </w:r>
      <w:r w:rsidRPr="00F51F5A">
        <w:rPr>
          <w:b/>
          <w:bCs/>
          <w:i/>
          <w:iCs/>
          <w:color w:val="3A7C22" w:themeColor="accent6" w:themeShade="BF"/>
          <w:sz w:val="22"/>
          <w:szCs w:val="22"/>
          <w:lang w:val="en-US"/>
        </w:rPr>
        <w:t xml:space="preserve">informed or influenced by </w:t>
      </w:r>
      <w:r w:rsidR="00227DC3" w:rsidRPr="00F51F5A">
        <w:rPr>
          <w:b/>
          <w:bCs/>
          <w:i/>
          <w:iCs/>
          <w:color w:val="3A7C22" w:themeColor="accent6" w:themeShade="BF"/>
          <w:sz w:val="22"/>
          <w:szCs w:val="22"/>
          <w:lang w:val="en-US"/>
        </w:rPr>
        <w:t>t</w:t>
      </w:r>
      <w:r w:rsidRPr="00F51F5A">
        <w:rPr>
          <w:b/>
          <w:bCs/>
          <w:i/>
          <w:iCs/>
          <w:color w:val="3A7C22" w:themeColor="accent6" w:themeShade="BF"/>
          <w:sz w:val="22"/>
          <w:szCs w:val="22"/>
          <w:lang w:val="en-US"/>
        </w:rPr>
        <w:t>he Alliance’s scientific work</w:t>
      </w:r>
      <w:r w:rsidR="000D4196">
        <w:rPr>
          <w:i/>
          <w:iCs/>
          <w:color w:val="3A7C22" w:themeColor="accent6" w:themeShade="BF"/>
          <w:sz w:val="22"/>
          <w:szCs w:val="22"/>
          <w:lang w:val="en-US"/>
        </w:rPr>
        <w:t>—</w:t>
      </w:r>
      <w:r>
        <w:rPr>
          <w:i/>
          <w:iCs/>
          <w:color w:val="3A7C22" w:themeColor="accent6" w:themeShade="BF"/>
          <w:sz w:val="22"/>
          <w:szCs w:val="22"/>
          <w:lang w:val="en-US"/>
        </w:rPr>
        <w:t>please check whether</w:t>
      </w:r>
      <w:r w:rsidRPr="007336AF">
        <w:rPr>
          <w:i/>
          <w:iCs/>
          <w:color w:val="3A7C22" w:themeColor="accent6" w:themeShade="BF"/>
          <w:sz w:val="22"/>
          <w:szCs w:val="22"/>
          <w:lang w:val="en-US"/>
        </w:rPr>
        <w:t xml:space="preserve"> this</w:t>
      </w:r>
      <w:r>
        <w:rPr>
          <w:i/>
          <w:iCs/>
          <w:color w:val="3A7C22" w:themeColor="accent6" w:themeShade="BF"/>
          <w:sz w:val="22"/>
          <w:szCs w:val="22"/>
          <w:lang w:val="en-US"/>
        </w:rPr>
        <w:t xml:space="preserve"> policy or investment</w:t>
      </w:r>
      <w:r w:rsidRPr="007336AF">
        <w:rPr>
          <w:i/>
          <w:iCs/>
          <w:color w:val="3A7C22" w:themeColor="accent6" w:themeShade="BF"/>
          <w:sz w:val="22"/>
          <w:szCs w:val="22"/>
          <w:lang w:val="en-US"/>
        </w:rPr>
        <w:t xml:space="preserve"> has already been registered as a separate result in the Alliance reporting tool</w:t>
      </w:r>
      <w:r>
        <w:rPr>
          <w:i/>
          <w:iCs/>
          <w:color w:val="3A7C22" w:themeColor="accent6" w:themeShade="BF"/>
          <w:sz w:val="22"/>
          <w:szCs w:val="22"/>
          <w:lang w:val="en-US"/>
        </w:rPr>
        <w:t xml:space="preserve">s. </w:t>
      </w:r>
    </w:p>
    <w:p w14:paraId="3BD1B21B" w14:textId="07B1AA28" w:rsidR="007E66FE" w:rsidRDefault="007E66FE" w:rsidP="007E66FE">
      <w:pPr>
        <w:spacing w:before="120" w:after="120" w:line="240" w:lineRule="auto"/>
        <w:jc w:val="both"/>
        <w:rPr>
          <w:i/>
          <w:iCs/>
          <w:color w:val="3A7C22" w:themeColor="accent6" w:themeShade="BF"/>
          <w:sz w:val="22"/>
          <w:szCs w:val="22"/>
          <w:lang w:val="en-US"/>
        </w:rPr>
      </w:pPr>
      <w:r>
        <w:rPr>
          <w:i/>
          <w:iCs/>
          <w:color w:val="3A7C22" w:themeColor="accent6" w:themeShade="BF"/>
          <w:sz w:val="22"/>
          <w:szCs w:val="22"/>
          <w:lang w:val="en-US"/>
        </w:rPr>
        <w:t xml:space="preserve">If </w:t>
      </w:r>
      <w:r w:rsidR="00610E30">
        <w:rPr>
          <w:i/>
          <w:iCs/>
          <w:color w:val="3A7C22" w:themeColor="accent6" w:themeShade="BF"/>
          <w:sz w:val="22"/>
          <w:szCs w:val="22"/>
        </w:rPr>
        <w:t>it has already been included</w:t>
      </w:r>
      <w:r>
        <w:rPr>
          <w:i/>
          <w:iCs/>
          <w:color w:val="3A7C22" w:themeColor="accent6" w:themeShade="BF"/>
          <w:sz w:val="22"/>
          <w:szCs w:val="22"/>
          <w:lang w:val="en-US"/>
        </w:rPr>
        <w:t>,</w:t>
      </w:r>
      <w:r w:rsidRPr="007336AF">
        <w:rPr>
          <w:i/>
          <w:iCs/>
          <w:color w:val="3A7C22" w:themeColor="accent6" w:themeShade="BF"/>
          <w:sz w:val="22"/>
          <w:szCs w:val="22"/>
          <w:lang w:val="en-US"/>
        </w:rPr>
        <w:t xml:space="preserve"> </w:t>
      </w:r>
      <w:r w:rsidR="00CE3A8B">
        <w:rPr>
          <w:i/>
          <w:iCs/>
          <w:color w:val="3A7C22" w:themeColor="accent6" w:themeShade="BF"/>
          <w:sz w:val="22"/>
          <w:szCs w:val="22"/>
          <w:lang w:val="en-US"/>
        </w:rPr>
        <w:t>provide</w:t>
      </w:r>
      <w:r w:rsidR="00CE3A8B" w:rsidRPr="007336AF">
        <w:rPr>
          <w:i/>
          <w:iCs/>
          <w:color w:val="3A7C22" w:themeColor="accent6" w:themeShade="BF"/>
          <w:sz w:val="22"/>
          <w:szCs w:val="22"/>
          <w:lang w:val="en-US"/>
        </w:rPr>
        <w:t xml:space="preserve"> </w:t>
      </w:r>
      <w:r w:rsidRPr="007336AF">
        <w:rPr>
          <w:i/>
          <w:iCs/>
          <w:color w:val="3A7C22" w:themeColor="accent6" w:themeShade="BF"/>
          <w:sz w:val="22"/>
          <w:szCs w:val="22"/>
          <w:lang w:val="en-US"/>
        </w:rPr>
        <w:t>the corresponding URLs.</w:t>
      </w:r>
      <w:r>
        <w:rPr>
          <w:i/>
          <w:iCs/>
          <w:color w:val="3A7C22" w:themeColor="accent6" w:themeShade="BF"/>
          <w:sz w:val="22"/>
          <w:szCs w:val="22"/>
          <w:lang w:val="en-US"/>
        </w:rPr>
        <w:t xml:space="preserve"> If </w:t>
      </w:r>
      <w:r w:rsidR="00EB39AE">
        <w:rPr>
          <w:i/>
          <w:iCs/>
          <w:color w:val="3A7C22" w:themeColor="accent6" w:themeShade="BF"/>
          <w:sz w:val="22"/>
          <w:szCs w:val="22"/>
        </w:rPr>
        <w:t>it has not yet been reported</w:t>
      </w:r>
      <w:r>
        <w:rPr>
          <w:i/>
          <w:iCs/>
          <w:color w:val="3A7C22" w:themeColor="accent6" w:themeShade="BF"/>
          <w:sz w:val="22"/>
          <w:szCs w:val="22"/>
          <w:lang w:val="en-US"/>
        </w:rPr>
        <w:t>, the PISA-</w:t>
      </w:r>
      <w:r w:rsidR="00D11A79">
        <w:rPr>
          <w:i/>
          <w:iCs/>
          <w:color w:val="3A7C22" w:themeColor="accent6" w:themeShade="BF"/>
          <w:sz w:val="22"/>
          <w:szCs w:val="22"/>
          <w:lang w:val="en-US"/>
        </w:rPr>
        <w:t>MELP</w:t>
      </w:r>
      <w:r>
        <w:rPr>
          <w:i/>
          <w:iCs/>
          <w:color w:val="3A7C22" w:themeColor="accent6" w:themeShade="BF"/>
          <w:sz w:val="22"/>
          <w:szCs w:val="22"/>
          <w:lang w:val="en-US"/>
        </w:rPr>
        <w:t xml:space="preserve"> team will prompt its submission as a separate result, distinct from the OICR currently being developed. </w:t>
      </w:r>
    </w:p>
    <w:p w14:paraId="60362969" w14:textId="424CE203" w:rsidR="00E137E4" w:rsidRDefault="007E66FE" w:rsidP="007E66FE">
      <w:pPr>
        <w:spacing w:after="120" w:line="240" w:lineRule="auto"/>
        <w:rPr>
          <w:i/>
          <w:iCs/>
          <w:color w:val="3A7C22" w:themeColor="accent6" w:themeShade="BF"/>
          <w:sz w:val="22"/>
          <w:szCs w:val="22"/>
          <w:lang w:val="en-US"/>
        </w:rPr>
      </w:pPr>
      <w:r>
        <w:rPr>
          <w:i/>
          <w:iCs/>
          <w:color w:val="3A7C22" w:themeColor="accent6" w:themeShade="BF"/>
          <w:sz w:val="22"/>
          <w:szCs w:val="22"/>
          <w:lang w:val="en-US"/>
        </w:rPr>
        <w:t>To understand how to extra</w:t>
      </w:r>
      <w:r w:rsidR="007D3814">
        <w:rPr>
          <w:i/>
          <w:iCs/>
          <w:color w:val="3A7C22" w:themeColor="accent6" w:themeShade="BF"/>
          <w:sz w:val="22"/>
          <w:szCs w:val="22"/>
          <w:lang w:val="en-US"/>
        </w:rPr>
        <w:t>ct</w:t>
      </w:r>
      <w:r>
        <w:rPr>
          <w:i/>
          <w:iCs/>
          <w:color w:val="3A7C22" w:themeColor="accent6" w:themeShade="BF"/>
          <w:sz w:val="22"/>
          <w:szCs w:val="22"/>
          <w:lang w:val="en-US"/>
        </w:rPr>
        <w:t xml:space="preserve"> the specific URL, please watch </w:t>
      </w:r>
      <w:hyperlink r:id="rId29" w:history="1">
        <w:r w:rsidRPr="00E42922">
          <w:rPr>
            <w:rStyle w:val="Hyperlink"/>
            <w:i/>
            <w:iCs/>
            <w:sz w:val="22"/>
            <w:szCs w:val="22"/>
            <w:lang w:val="en-US"/>
          </w:rPr>
          <w:t>this video</w:t>
        </w:r>
      </w:hyperlink>
      <w:r>
        <w:rPr>
          <w:i/>
          <w:iCs/>
          <w:color w:val="3A7C22" w:themeColor="accent6" w:themeShade="BF"/>
          <w:sz w:val="22"/>
          <w:szCs w:val="22"/>
          <w:lang w:val="en-US"/>
        </w:rPr>
        <w:t>.</w:t>
      </w:r>
    </w:p>
    <w:p w14:paraId="2903F167" w14:textId="32958887" w:rsidR="00992258" w:rsidRDefault="00992258" w:rsidP="006A67E9">
      <w:pPr>
        <w:spacing w:after="120" w:line="240" w:lineRule="auto"/>
        <w:rPr>
          <w:i/>
          <w:iCs/>
          <w:color w:val="0070C0"/>
          <w:sz w:val="22"/>
          <w:szCs w:val="22"/>
          <w:lang w:val="en-US"/>
        </w:rPr>
      </w:pPr>
      <w:r w:rsidRPr="00915372">
        <w:rPr>
          <w:i/>
          <w:iCs/>
          <w:color w:val="3A7C22" w:themeColor="accent6" w:themeShade="BF"/>
          <w:sz w:val="22"/>
          <w:szCs w:val="22"/>
          <w:lang w:val="en-US"/>
        </w:rPr>
        <w:t xml:space="preserve">You can find good examples </w:t>
      </w:r>
      <w:hyperlink r:id="rId30" w:history="1">
        <w:r w:rsidRPr="00915372">
          <w:rPr>
            <w:rStyle w:val="Hyperlink"/>
            <w:b/>
            <w:bCs/>
            <w:i/>
            <w:iCs/>
            <w:sz w:val="22"/>
            <w:szCs w:val="22"/>
          </w:rPr>
          <w:t>here</w:t>
        </w:r>
      </w:hyperlink>
      <w:r w:rsidRPr="00915372">
        <w:rPr>
          <w:i/>
          <w:iCs/>
          <w:color w:val="0070C0"/>
          <w:sz w:val="22"/>
          <w:szCs w:val="22"/>
          <w:lang w:val="en-US"/>
        </w:rPr>
        <w:t>.</w:t>
      </w:r>
    </w:p>
    <w:p w14:paraId="1C56BB54" w14:textId="77777777" w:rsidR="00513FA6" w:rsidRPr="006A67E9" w:rsidRDefault="00513FA6" w:rsidP="006A67E9">
      <w:pPr>
        <w:spacing w:after="120" w:line="240" w:lineRule="auto"/>
        <w:rPr>
          <w:color w:val="002060"/>
          <w:sz w:val="20"/>
          <w:szCs w:val="20"/>
          <w:lang w:val="en-US"/>
        </w:rPr>
      </w:pPr>
    </w:p>
    <w:p w14:paraId="7E9B41BD" w14:textId="31B7665C" w:rsidR="00513FA6" w:rsidRPr="00513FA6" w:rsidRDefault="00F7012C" w:rsidP="00513FA6">
      <w:pPr>
        <w:pStyle w:val="Heading2"/>
        <w:numPr>
          <w:ilvl w:val="0"/>
          <w:numId w:val="0"/>
        </w:numPr>
        <w:rPr>
          <w:lang w:val="en-US"/>
        </w:rPr>
      </w:pPr>
      <w:r>
        <w:rPr>
          <w:lang w:val="en-US"/>
        </w:rPr>
        <w:t xml:space="preserve">8. </w:t>
      </w:r>
      <w:r w:rsidRPr="00F7012C">
        <w:rPr>
          <w:lang w:val="en-US"/>
        </w:rPr>
        <w:t>Elaboration of outcome/impact statement (400 words max.)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91955" w:rsidRPr="00FB3FF0" w14:paraId="6BDDA9FD" w14:textId="77777777" w:rsidTr="00491955">
        <w:sdt>
          <w:sdtPr>
            <w:rPr>
              <w:color w:val="0070C0"/>
              <w:sz w:val="22"/>
              <w:szCs w:val="22"/>
              <w:lang w:val="en-US"/>
            </w:rPr>
            <w:id w:val="1376114886"/>
            <w:lock w:val="sdtLocked"/>
            <w:placeholder>
              <w:docPart w:val="0A6B5B3D4F324C9C8CB43A6E70AE096F"/>
            </w:placeholder>
            <w:showingPlcHdr/>
          </w:sdtPr>
          <w:sdtEndPr/>
          <w:sdtContent>
            <w:tc>
              <w:tcPr>
                <w:tcW w:w="9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2741F32" w14:textId="433B1515" w:rsidR="00491955" w:rsidRPr="00FB3FF0" w:rsidRDefault="000F0BDD" w:rsidP="00404A03">
                <w:pPr>
                  <w:spacing w:after="120"/>
                  <w:rPr>
                    <w:color w:val="0070C0"/>
                    <w:sz w:val="22"/>
                    <w:szCs w:val="22"/>
                    <w:lang w:val="en-US"/>
                  </w:rPr>
                </w:pPr>
                <w:r w:rsidRPr="00D50340">
                  <w:rPr>
                    <w:rStyle w:val="PlaceholderText"/>
                    <w:i/>
                    <w:color w:val="747474" w:themeColor="background2" w:themeShade="80"/>
                    <w:sz w:val="22"/>
                    <w:szCs w:val="22"/>
                  </w:rPr>
                  <w:t>Click or tap here to enter text.</w:t>
                </w:r>
              </w:p>
            </w:tc>
          </w:sdtContent>
        </w:sdt>
      </w:tr>
    </w:tbl>
    <w:p w14:paraId="18D0D43F" w14:textId="77777777" w:rsidR="00A43AA2" w:rsidRDefault="00B27E7A" w:rsidP="00B504A6">
      <w:pPr>
        <w:spacing w:before="120" w:after="120" w:line="240" w:lineRule="auto"/>
        <w:jc w:val="both"/>
        <w:rPr>
          <w:i/>
          <w:iCs/>
          <w:color w:val="3A7C22" w:themeColor="accent6" w:themeShade="BF"/>
          <w:sz w:val="22"/>
          <w:szCs w:val="22"/>
        </w:rPr>
      </w:pPr>
      <w:r w:rsidRPr="00C10028">
        <w:rPr>
          <w:i/>
          <w:iCs/>
          <w:color w:val="3A7C22" w:themeColor="accent6" w:themeShade="BF"/>
          <w:sz w:val="22"/>
          <w:szCs w:val="22"/>
        </w:rPr>
        <w:t xml:space="preserve">Statements made in this section </w:t>
      </w:r>
      <w:r w:rsidRPr="00F7012C">
        <w:rPr>
          <w:b/>
          <w:bCs/>
          <w:i/>
          <w:iCs/>
          <w:color w:val="3A7C22" w:themeColor="accent6" w:themeShade="BF"/>
          <w:sz w:val="22"/>
          <w:szCs w:val="22"/>
        </w:rPr>
        <w:t xml:space="preserve">should be fully supported by </w:t>
      </w:r>
      <w:r w:rsidR="00922562">
        <w:rPr>
          <w:b/>
          <w:bCs/>
          <w:i/>
          <w:iCs/>
          <w:color w:val="3A7C22" w:themeColor="accent6" w:themeShade="BF"/>
          <w:sz w:val="22"/>
          <w:szCs w:val="22"/>
        </w:rPr>
        <w:t xml:space="preserve">the </w:t>
      </w:r>
      <w:r w:rsidRPr="00F7012C">
        <w:rPr>
          <w:b/>
          <w:bCs/>
          <w:i/>
          <w:iCs/>
          <w:color w:val="3A7C22" w:themeColor="accent6" w:themeShade="BF"/>
          <w:sz w:val="22"/>
          <w:szCs w:val="22"/>
        </w:rPr>
        <w:t>evidence provided in Section</w:t>
      </w:r>
      <w:r w:rsidRPr="00B504A6">
        <w:rPr>
          <w:b/>
          <w:bCs/>
          <w:i/>
          <w:iCs/>
          <w:color w:val="3A7C22" w:themeColor="accent6" w:themeShade="BF"/>
          <w:sz w:val="22"/>
          <w:szCs w:val="22"/>
        </w:rPr>
        <w:t xml:space="preserve"> 9</w:t>
      </w:r>
      <w:r w:rsidRPr="005758F4">
        <w:rPr>
          <w:i/>
          <w:iCs/>
          <w:color w:val="3A7C22" w:themeColor="accent6" w:themeShade="BF"/>
          <w:sz w:val="22"/>
          <w:szCs w:val="22"/>
        </w:rPr>
        <w:t xml:space="preserve"> [Evidence]</w:t>
      </w:r>
      <w:r w:rsidRPr="00C10028">
        <w:rPr>
          <w:i/>
          <w:iCs/>
          <w:color w:val="3A7C22" w:themeColor="accent6" w:themeShade="BF"/>
          <w:sz w:val="22"/>
          <w:szCs w:val="22"/>
        </w:rPr>
        <w:t xml:space="preserve">, with appropriate quantifications included </w:t>
      </w:r>
      <w:r w:rsidR="0024153C">
        <w:rPr>
          <w:i/>
          <w:iCs/>
          <w:color w:val="3A7C22" w:themeColor="accent6" w:themeShade="BF"/>
          <w:sz w:val="22"/>
          <w:szCs w:val="22"/>
        </w:rPr>
        <w:t>in</w:t>
      </w:r>
      <w:r w:rsidR="008E02D3" w:rsidRPr="00C10028">
        <w:rPr>
          <w:i/>
          <w:iCs/>
          <w:color w:val="3A7C22" w:themeColor="accent6" w:themeShade="BF"/>
          <w:sz w:val="22"/>
          <w:szCs w:val="22"/>
        </w:rPr>
        <w:t xml:space="preserve"> the Quantification Section</w:t>
      </w:r>
      <w:r w:rsidR="00A224AA">
        <w:rPr>
          <w:i/>
          <w:iCs/>
          <w:color w:val="3A7C22" w:themeColor="accent6" w:themeShade="BF"/>
          <w:sz w:val="22"/>
          <w:szCs w:val="22"/>
        </w:rPr>
        <w:t xml:space="preserve">, and </w:t>
      </w:r>
      <w:r w:rsidR="00E06869">
        <w:rPr>
          <w:i/>
          <w:iCs/>
          <w:color w:val="3A7C22" w:themeColor="accent6" w:themeShade="BF"/>
          <w:sz w:val="22"/>
          <w:szCs w:val="22"/>
        </w:rPr>
        <w:t xml:space="preserve">sequentially numbered </w:t>
      </w:r>
      <w:r w:rsidR="00A224AA">
        <w:rPr>
          <w:i/>
          <w:iCs/>
          <w:color w:val="3A7C22" w:themeColor="accent6" w:themeShade="BF"/>
          <w:sz w:val="22"/>
          <w:szCs w:val="22"/>
        </w:rPr>
        <w:t>references</w:t>
      </w:r>
      <w:r w:rsidR="008E02D3" w:rsidRPr="00C10028">
        <w:rPr>
          <w:i/>
          <w:iCs/>
          <w:color w:val="3A7C22" w:themeColor="accent6" w:themeShade="BF"/>
          <w:sz w:val="22"/>
          <w:szCs w:val="22"/>
        </w:rPr>
        <w:t xml:space="preserve"> </w:t>
      </w:r>
      <w:r w:rsidRPr="00C10028">
        <w:rPr>
          <w:i/>
          <w:iCs/>
          <w:color w:val="3A7C22" w:themeColor="accent6" w:themeShade="BF"/>
          <w:sz w:val="22"/>
          <w:szCs w:val="22"/>
        </w:rPr>
        <w:t>(e.g., “The technology was adopted by 50,000 farmers [3]”).</w:t>
      </w:r>
      <w:r w:rsidR="00C06F64" w:rsidRPr="00C10028">
        <w:rPr>
          <w:i/>
          <w:iCs/>
          <w:color w:val="3A7C22" w:themeColor="accent6" w:themeShade="BF"/>
          <w:sz w:val="22"/>
          <w:szCs w:val="22"/>
        </w:rPr>
        <w:t xml:space="preserve"> </w:t>
      </w:r>
    </w:p>
    <w:p w14:paraId="07739224" w14:textId="50D1B9C6" w:rsidR="00C06F64" w:rsidRPr="00C10028" w:rsidRDefault="00C06F64" w:rsidP="00B504A6">
      <w:pPr>
        <w:spacing w:before="120" w:after="120" w:line="240" w:lineRule="auto"/>
        <w:jc w:val="both"/>
        <w:rPr>
          <w:i/>
          <w:iCs/>
          <w:color w:val="3A7C22" w:themeColor="accent6" w:themeShade="BF"/>
          <w:sz w:val="22"/>
          <w:szCs w:val="22"/>
        </w:rPr>
      </w:pPr>
      <w:r w:rsidRPr="00C10028">
        <w:rPr>
          <w:i/>
          <w:iCs/>
          <w:color w:val="3A7C22" w:themeColor="accent6" w:themeShade="BF"/>
          <w:sz w:val="22"/>
          <w:szCs w:val="22"/>
        </w:rPr>
        <w:t xml:space="preserve">Describe: What change(s) occurred and how; in which year(s); who was involved; and how the innovation or research findings were used or have produced benefits; </w:t>
      </w:r>
      <w:r w:rsidR="00FC3EDA" w:rsidRPr="00C10028">
        <w:rPr>
          <w:i/>
          <w:iCs/>
          <w:color w:val="3A7C22" w:themeColor="accent6" w:themeShade="BF"/>
          <w:sz w:val="22"/>
          <w:szCs w:val="22"/>
        </w:rPr>
        <w:t>innovation</w:t>
      </w:r>
      <w:r w:rsidR="00FC3EDA" w:rsidRPr="00C10028">
        <w:rPr>
          <w:b/>
          <w:bCs/>
          <w:i/>
          <w:iCs/>
          <w:color w:val="3A7C22" w:themeColor="accent6" w:themeShade="BF"/>
          <w:sz w:val="22"/>
          <w:szCs w:val="22"/>
        </w:rPr>
        <w:t xml:space="preserve"> </w:t>
      </w:r>
      <w:r w:rsidRPr="00C10028">
        <w:rPr>
          <w:b/>
          <w:bCs/>
          <w:i/>
          <w:iCs/>
          <w:color w:val="3A7C22" w:themeColor="accent6" w:themeShade="BF"/>
          <w:sz w:val="22"/>
          <w:szCs w:val="22"/>
        </w:rPr>
        <w:t>users or beneficiaries</w:t>
      </w:r>
      <w:r w:rsidRPr="00C10028">
        <w:rPr>
          <w:i/>
          <w:iCs/>
          <w:color w:val="3A7C22" w:themeColor="accent6" w:themeShade="BF"/>
          <w:sz w:val="22"/>
          <w:szCs w:val="22"/>
        </w:rPr>
        <w:t xml:space="preserve"> by user</w:t>
      </w:r>
      <w:r w:rsidR="00067B9A" w:rsidRPr="00C10028">
        <w:rPr>
          <w:i/>
          <w:iCs/>
          <w:color w:val="3A7C22" w:themeColor="accent6" w:themeShade="BF"/>
          <w:sz w:val="22"/>
          <w:szCs w:val="22"/>
        </w:rPr>
        <w:t>/</w:t>
      </w:r>
      <w:r w:rsidRPr="00C10028">
        <w:rPr>
          <w:i/>
          <w:iCs/>
          <w:color w:val="3A7C22" w:themeColor="accent6" w:themeShade="BF"/>
          <w:sz w:val="22"/>
          <w:szCs w:val="22"/>
        </w:rPr>
        <w:t>beneficiary type (e.g., gender, youth, ethnic group, economic level, etc.).</w:t>
      </w:r>
    </w:p>
    <w:p w14:paraId="124AD353" w14:textId="40425119" w:rsidR="00F26259" w:rsidRDefault="00F26259" w:rsidP="00B504A6">
      <w:pPr>
        <w:spacing w:before="120" w:after="120" w:line="240" w:lineRule="auto"/>
        <w:jc w:val="both"/>
        <w:rPr>
          <w:i/>
          <w:iCs/>
          <w:color w:val="0070C0"/>
          <w:sz w:val="22"/>
          <w:szCs w:val="22"/>
          <w:lang w:val="en-US"/>
        </w:rPr>
      </w:pPr>
      <w:r w:rsidRPr="00F26259">
        <w:rPr>
          <w:i/>
          <w:iCs/>
          <w:color w:val="3A7C22" w:themeColor="accent6" w:themeShade="BF"/>
          <w:sz w:val="22"/>
          <w:szCs w:val="22"/>
          <w:lang w:val="en-US"/>
        </w:rPr>
        <w:t xml:space="preserve">You can find good examples </w:t>
      </w:r>
      <w:r w:rsidR="00421695">
        <w:rPr>
          <w:i/>
          <w:iCs/>
          <w:color w:val="3A7C22" w:themeColor="accent6" w:themeShade="BF"/>
          <w:sz w:val="22"/>
          <w:szCs w:val="22"/>
          <w:lang w:val="en-US"/>
        </w:rPr>
        <w:t>from</w:t>
      </w:r>
      <w:r w:rsidR="00421695" w:rsidRPr="00F26259">
        <w:rPr>
          <w:i/>
          <w:iCs/>
          <w:color w:val="3A7C22" w:themeColor="accent6" w:themeShade="BF"/>
          <w:sz w:val="22"/>
          <w:szCs w:val="22"/>
          <w:lang w:val="en-US"/>
        </w:rPr>
        <w:t xml:space="preserve"> </w:t>
      </w:r>
      <w:r w:rsidRPr="00F26259">
        <w:rPr>
          <w:i/>
          <w:iCs/>
          <w:color w:val="3A7C22" w:themeColor="accent6" w:themeShade="BF"/>
          <w:sz w:val="22"/>
          <w:szCs w:val="22"/>
          <w:lang w:val="en-US"/>
        </w:rPr>
        <w:t xml:space="preserve">previous OICRs </w:t>
      </w:r>
      <w:hyperlink r:id="rId31" w:history="1">
        <w:r w:rsidRPr="00F26259">
          <w:rPr>
            <w:rStyle w:val="Hyperlink"/>
            <w:b/>
            <w:bCs/>
            <w:i/>
            <w:iCs/>
            <w:sz w:val="22"/>
            <w:szCs w:val="22"/>
          </w:rPr>
          <w:t>here</w:t>
        </w:r>
      </w:hyperlink>
      <w:r w:rsidRPr="00F26259">
        <w:rPr>
          <w:i/>
          <w:iCs/>
          <w:color w:val="0070C0"/>
          <w:sz w:val="22"/>
          <w:szCs w:val="22"/>
          <w:lang w:val="en-US"/>
        </w:rPr>
        <w:t>.</w:t>
      </w:r>
    </w:p>
    <w:p w14:paraId="5FE01EED" w14:textId="77777777" w:rsidR="00524C43" w:rsidRDefault="00524C43" w:rsidP="00F26259">
      <w:pPr>
        <w:spacing w:before="120" w:after="120" w:line="240" w:lineRule="auto"/>
        <w:rPr>
          <w:i/>
          <w:iCs/>
          <w:color w:val="0070C0"/>
          <w:sz w:val="22"/>
          <w:szCs w:val="22"/>
          <w:lang w:val="en-US"/>
        </w:rPr>
      </w:pPr>
    </w:p>
    <w:p w14:paraId="1B911296" w14:textId="188FB02B" w:rsidR="00AA086A" w:rsidRPr="00513FA6" w:rsidRDefault="00513FA6" w:rsidP="00513FA6">
      <w:pPr>
        <w:pStyle w:val="Heading2"/>
        <w:numPr>
          <w:ilvl w:val="0"/>
          <w:numId w:val="0"/>
        </w:numPr>
        <w:rPr>
          <w:lang w:val="en-US"/>
        </w:rPr>
      </w:pPr>
      <w:r>
        <w:rPr>
          <w:lang w:val="en-US"/>
        </w:rPr>
        <w:t xml:space="preserve">9. </w:t>
      </w:r>
      <w:r w:rsidR="00AA086A" w:rsidRPr="00513FA6">
        <w:rPr>
          <w:lang w:val="en-US"/>
        </w:rPr>
        <w:t>Evidence</w:t>
      </w:r>
    </w:p>
    <w:p w14:paraId="31CF2D3F" w14:textId="734D1ACE" w:rsidR="00491955" w:rsidRDefault="00AA086A" w:rsidP="00513FA6">
      <w:pPr>
        <w:rPr>
          <w:color w:val="002060"/>
          <w:sz w:val="22"/>
          <w:szCs w:val="22"/>
          <w:lang w:val="en-US"/>
        </w:rPr>
      </w:pPr>
      <w:r w:rsidRPr="00513FA6">
        <w:rPr>
          <w:i/>
          <w:iCs/>
          <w:color w:val="3A7C22" w:themeColor="accent6" w:themeShade="BF"/>
          <w:sz w:val="22"/>
          <w:szCs w:val="22"/>
          <w:lang w:val="en-US"/>
        </w:rPr>
        <w:t>In this section, please provide robust, verifiable evidence that clearly documents the behavioral change resulting from</w:t>
      </w:r>
      <w:r w:rsidR="003479EB">
        <w:rPr>
          <w:i/>
          <w:iCs/>
          <w:color w:val="3A7C22" w:themeColor="accent6" w:themeShade="BF"/>
          <w:sz w:val="22"/>
          <w:szCs w:val="22"/>
          <w:lang w:val="en-US"/>
        </w:rPr>
        <w:t xml:space="preserve"> the</w:t>
      </w:r>
      <w:r w:rsidRPr="00513FA6">
        <w:rPr>
          <w:i/>
          <w:iCs/>
          <w:color w:val="3A7C22" w:themeColor="accent6" w:themeShade="BF"/>
          <w:sz w:val="22"/>
          <w:szCs w:val="22"/>
          <w:lang w:val="en-US"/>
        </w:rPr>
        <w:t xml:space="preserve"> </w:t>
      </w:r>
      <w:r w:rsidR="003479EB">
        <w:rPr>
          <w:i/>
          <w:iCs/>
          <w:color w:val="3A7C22" w:themeColor="accent6" w:themeShade="BF"/>
          <w:sz w:val="22"/>
          <w:szCs w:val="22"/>
          <w:lang w:val="en-US"/>
        </w:rPr>
        <w:t>CGIAR/</w:t>
      </w:r>
      <w:r w:rsidRPr="00513FA6">
        <w:rPr>
          <w:i/>
          <w:iCs/>
          <w:color w:val="3A7C22" w:themeColor="accent6" w:themeShade="BF"/>
          <w:sz w:val="22"/>
          <w:szCs w:val="22"/>
          <w:lang w:val="en-US"/>
        </w:rPr>
        <w:t>Alliance-led work presented in Section 8.</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4690"/>
        <w:gridCol w:w="2977"/>
      </w:tblGrid>
      <w:tr w:rsidR="00AA086A" w:rsidRPr="00FB3FF0" w14:paraId="6C54D46B" w14:textId="3C63B664" w:rsidTr="2B8F1922">
        <w:tc>
          <w:tcPr>
            <w:tcW w:w="154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6ED7FB1" w14:textId="317B25A9" w:rsidR="00AA086A" w:rsidRPr="00513FA6" w:rsidRDefault="00AA086A" w:rsidP="001A70A6">
            <w:pPr>
              <w:spacing w:after="120"/>
              <w:jc w:val="both"/>
              <w:rPr>
                <w:color w:val="002060"/>
                <w:sz w:val="22"/>
                <w:szCs w:val="22"/>
                <w:lang w:val="en-US"/>
              </w:rPr>
            </w:pPr>
            <w:r w:rsidRPr="00513FA6">
              <w:rPr>
                <w:color w:val="002060"/>
                <w:sz w:val="22"/>
                <w:szCs w:val="22"/>
                <w:lang w:val="en-US"/>
              </w:rPr>
              <w:t>Evidence n.</w:t>
            </w:r>
          </w:p>
        </w:tc>
        <w:tc>
          <w:tcPr>
            <w:tcW w:w="46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E9FB27" w14:textId="1ECDAE55" w:rsidR="00AA086A" w:rsidRPr="00513FA6" w:rsidRDefault="00AA086A" w:rsidP="1B329E91">
            <w:pPr>
              <w:spacing w:after="120"/>
              <w:jc w:val="both"/>
              <w:rPr>
                <w:color w:val="002060"/>
              </w:rPr>
            </w:pPr>
            <w:r w:rsidRPr="00513FA6">
              <w:rPr>
                <w:color w:val="002060"/>
                <w:sz w:val="22"/>
                <w:szCs w:val="22"/>
                <w:lang w:val="en-US"/>
              </w:rPr>
              <w:t>Evidence Title</w:t>
            </w:r>
            <w:r w:rsidR="5B7A3FF8" w:rsidRPr="00513FA6">
              <w:rPr>
                <w:color w:val="002060"/>
                <w:sz w:val="22"/>
                <w:szCs w:val="22"/>
                <w:lang w:val="en-US"/>
              </w:rPr>
              <w:t xml:space="preserve">, </w:t>
            </w:r>
            <w:r w:rsidR="00C47720" w:rsidRPr="00513FA6">
              <w:rPr>
                <w:color w:val="002060"/>
                <w:sz w:val="22"/>
                <w:szCs w:val="22"/>
                <w:lang w:val="en-US"/>
              </w:rPr>
              <w:t xml:space="preserve">Publication </w:t>
            </w:r>
            <w:r w:rsidR="5B7A3FF8" w:rsidRPr="00513FA6">
              <w:rPr>
                <w:color w:val="002060"/>
                <w:sz w:val="22"/>
                <w:szCs w:val="22"/>
                <w:lang w:val="en-US"/>
              </w:rPr>
              <w:t>Year,</w:t>
            </w:r>
            <w:r w:rsidRPr="00513FA6">
              <w:rPr>
                <w:color w:val="002060"/>
                <w:sz w:val="22"/>
                <w:szCs w:val="22"/>
                <w:lang w:val="en-US"/>
              </w:rPr>
              <w:t xml:space="preserve"> and Link</w:t>
            </w:r>
          </w:p>
        </w:tc>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395F5D1" w14:textId="33E80735" w:rsidR="00AA086A" w:rsidRPr="00513FA6" w:rsidRDefault="00AA086A" w:rsidP="001A70A6">
            <w:pPr>
              <w:spacing w:after="120"/>
              <w:jc w:val="both"/>
              <w:rPr>
                <w:color w:val="002060"/>
                <w:sz w:val="22"/>
                <w:szCs w:val="22"/>
                <w:lang w:val="en-US"/>
              </w:rPr>
            </w:pPr>
            <w:r w:rsidRPr="00513FA6">
              <w:rPr>
                <w:color w:val="002060"/>
                <w:sz w:val="22"/>
                <w:szCs w:val="22"/>
                <w:lang w:val="en-US"/>
              </w:rPr>
              <w:t>Consent for public disclosure</w:t>
            </w:r>
          </w:p>
        </w:tc>
      </w:tr>
      <w:sdt>
        <w:sdtPr>
          <w:rPr>
            <w:color w:val="0070C0"/>
            <w:sz w:val="22"/>
            <w:szCs w:val="22"/>
            <w:lang w:val="en-US"/>
          </w:rPr>
          <w:id w:val="549649713"/>
          <w15:repeatingSection/>
        </w:sdtPr>
        <w:sdtEndPr/>
        <w:sdtContent>
          <w:sdt>
            <w:sdtPr>
              <w:rPr>
                <w:color w:val="0070C0"/>
                <w:sz w:val="22"/>
                <w:szCs w:val="22"/>
                <w:lang w:val="en-US"/>
              </w:rPr>
              <w:id w:val="1693805194"/>
              <w:placeholder>
                <w:docPart w:val="D226194192BC47C4B6708BAEDA22CA55"/>
              </w:placeholder>
              <w15:repeatingSectionItem/>
            </w:sdtPr>
            <w:sdtEndPr/>
            <w:sdtContent>
              <w:tr w:rsidR="00AA086A" w:rsidRPr="00FB3FF0" w14:paraId="69B70870" w14:textId="350DFE86" w:rsidTr="000F12BC">
                <w:sdt>
                  <w:sdtPr>
                    <w:rPr>
                      <w:color w:val="0070C0"/>
                      <w:sz w:val="22"/>
                      <w:szCs w:val="22"/>
                      <w:lang w:val="en-US"/>
                    </w:rPr>
                    <w:id w:val="484817562"/>
                    <w:placeholder>
                      <w:docPart w:val="E75EB85655964941ADA7F27D36555BB8"/>
                    </w:placeholder>
                  </w:sdtPr>
                  <w:sdtEndPr>
                    <w:rPr>
                      <w:color w:val="C00000"/>
                    </w:rPr>
                  </w:sdtEndPr>
                  <w:sdtContent>
                    <w:tc>
                      <w:tcPr>
                        <w:tcW w:w="154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89F06" w14:textId="4868C9D3" w:rsidR="00AA086A" w:rsidRPr="00B912A8" w:rsidRDefault="00F20EBA" w:rsidP="00513FA6">
                        <w:pPr>
                          <w:spacing w:after="120"/>
                          <w:rPr>
                            <w:color w:val="0070C0"/>
                            <w:sz w:val="22"/>
                            <w:szCs w:val="22"/>
                            <w:lang w:val="en-US"/>
                          </w:rPr>
                        </w:pPr>
                        <w:r w:rsidRPr="00D50340">
                          <w:rPr>
                            <w:i/>
                            <w:color w:val="C00000"/>
                            <w:sz w:val="22"/>
                            <w:szCs w:val="22"/>
                          </w:rPr>
                          <w:t>To be assigned by the author(s) once the final, science-edited version of the OICR is</w:t>
                        </w:r>
                        <w:r w:rsidR="00FE4FEE" w:rsidRPr="00D50340">
                          <w:rPr>
                            <w:i/>
                            <w:color w:val="C00000"/>
                            <w:sz w:val="22"/>
                            <w:szCs w:val="22"/>
                          </w:rPr>
                          <w:t xml:space="preserve"> </w:t>
                        </w:r>
                        <w:r w:rsidRPr="00D50340">
                          <w:rPr>
                            <w:i/>
                            <w:color w:val="C00000"/>
                            <w:sz w:val="22"/>
                            <w:szCs w:val="22"/>
                          </w:rPr>
                          <w:t>ready</w:t>
                        </w:r>
                        <w:r w:rsidRPr="00F20EBA">
                          <w:rPr>
                            <w:i/>
                            <w:iCs/>
                            <w:color w:val="C00000"/>
                            <w:sz w:val="22"/>
                            <w:szCs w:val="22"/>
                          </w:rPr>
                          <w:t>.</w:t>
                        </w:r>
                      </w:p>
                    </w:tc>
                  </w:sdtContent>
                </w:sdt>
                <w:sdt>
                  <w:sdtPr>
                    <w:rPr>
                      <w:color w:val="0070C0"/>
                      <w:sz w:val="22"/>
                      <w:szCs w:val="22"/>
                      <w:lang w:val="en-US"/>
                    </w:rPr>
                    <w:id w:val="-389192293"/>
                    <w:placeholder>
                      <w:docPart w:val="981FBE9FE60A4DB6AB255991B37F00AA"/>
                    </w:placeholder>
                    <w:showingPlcHdr/>
                  </w:sdtPr>
                  <w:sdtEndPr/>
                  <w:sdtContent>
                    <w:tc>
                      <w:tcPr>
                        <w:tcW w:w="46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CDE5D88" w14:textId="52F3474C" w:rsidR="00AA086A" w:rsidRPr="00185647" w:rsidRDefault="00AA086A" w:rsidP="001A70A6">
                        <w:pPr>
                          <w:spacing w:after="120"/>
                          <w:jc w:val="both"/>
                          <w:rPr>
                            <w:color w:val="0070C0"/>
                            <w:sz w:val="22"/>
                            <w:szCs w:val="22"/>
                            <w:lang w:val="en-US"/>
                          </w:rPr>
                        </w:pPr>
                        <w:r w:rsidRPr="009F5D66">
                          <w:rPr>
                            <w:i/>
                            <w:iCs/>
                            <w:color w:val="747474" w:themeColor="background2" w:themeShade="80"/>
                            <w:sz w:val="22"/>
                            <w:szCs w:val="22"/>
                            <w:lang w:val="en-US"/>
                          </w:rPr>
                          <w:t>Example of appropriate evidence include adoption or uptake studies; outcome mapping or process tracing documentation, policy documents referencing Alliance research; training follow-up evaluations showing applied changes; official communications or decisions made by target users; media coverage indicating behavior or discourse shifts; testimonies or observational data from field staff or partners</w:t>
                        </w:r>
                        <w:r w:rsidRPr="009F5D66">
                          <w:rPr>
                            <w:i/>
                            <w:iCs/>
                            <w:color w:val="747474" w:themeColor="background2" w:themeShade="80"/>
                            <w:sz w:val="22"/>
                            <w:szCs w:val="22"/>
                          </w:rPr>
                          <w:t>.</w:t>
                        </w:r>
                      </w:p>
                    </w:tc>
                  </w:sdtContent>
                </w:sdt>
                <w:sdt>
                  <w:sdtPr>
                    <w:rPr>
                      <w:color w:val="0070C0"/>
                      <w:sz w:val="22"/>
                      <w:szCs w:val="22"/>
                      <w:lang w:val="en-US"/>
                    </w:rPr>
                    <w:id w:val="749855532"/>
                    <w:placeholder>
                      <w:docPart w:val="238183DA11894F48B75AC5A2E638EBE4"/>
                    </w:placeholder>
                    <w:showingPlcHdr/>
                    <w:comboBox>
                      <w:listItem w:displayText="Private - Not for disclosure" w:value="Private - Not for disclosure"/>
                      <w:listItem w:displayText="Public" w:value="Public"/>
                    </w:comboBox>
                  </w:sdtPr>
                  <w:sdtEndPr/>
                  <w:sdtContent>
                    <w:tc>
                      <w:tcPr>
                        <w:tcW w:w="297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D582BD5" w14:textId="67652993" w:rsidR="00AA086A" w:rsidRDefault="00AA086A" w:rsidP="001A70A6">
                        <w:pPr>
                          <w:spacing w:after="120"/>
                          <w:jc w:val="both"/>
                          <w:rPr>
                            <w:color w:val="0070C0"/>
                            <w:sz w:val="22"/>
                            <w:szCs w:val="22"/>
                            <w:lang w:val="en-US"/>
                          </w:rPr>
                        </w:pPr>
                        <w:r w:rsidRPr="00D50340">
                          <w:rPr>
                            <w:rStyle w:val="PlaceholderText"/>
                            <w:sz w:val="22"/>
                            <w:szCs w:val="22"/>
                          </w:rPr>
                          <w:t>Choose an item.</w:t>
                        </w:r>
                      </w:p>
                    </w:tc>
                  </w:sdtContent>
                </w:sdt>
              </w:tr>
            </w:sdtContent>
          </w:sdt>
        </w:sdtContent>
      </w:sdt>
    </w:tbl>
    <w:p w14:paraId="18F0B4F9" w14:textId="700A486B" w:rsidR="00660CFD" w:rsidRPr="00660CFD" w:rsidRDefault="00660CFD" w:rsidP="00660CFD">
      <w:pPr>
        <w:spacing w:after="120" w:line="240" w:lineRule="auto"/>
        <w:rPr>
          <w:i/>
          <w:iCs/>
          <w:color w:val="C00000"/>
          <w:sz w:val="20"/>
          <w:szCs w:val="20"/>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sign</w:t>
      </w:r>
      <w:r>
        <w:rPr>
          <w:i/>
          <w:iCs/>
          <w:color w:val="C00000"/>
          <w:sz w:val="20"/>
          <w:szCs w:val="20"/>
          <w:lang w:val="en-US"/>
        </w:rPr>
        <w:t xml:space="preserve"> at the end of the first row</w:t>
      </w:r>
      <w:r w:rsidRPr="00052F61">
        <w:rPr>
          <w:i/>
          <w:iCs/>
          <w:color w:val="C00000"/>
          <w:sz w:val="20"/>
          <w:szCs w:val="20"/>
          <w:lang w:val="en-US"/>
        </w:rPr>
        <w:t xml:space="preserve"> </w:t>
      </w:r>
      <w:r>
        <w:rPr>
          <w:i/>
          <w:iCs/>
          <w:color w:val="C00000"/>
          <w:sz w:val="20"/>
          <w:szCs w:val="20"/>
          <w:lang w:val="en-US"/>
        </w:rPr>
        <w:t>to create another line as needed</w:t>
      </w:r>
      <w:r w:rsidRPr="00052F61">
        <w:rPr>
          <w:i/>
          <w:iCs/>
          <w:color w:val="C00000"/>
          <w:sz w:val="20"/>
          <w:szCs w:val="20"/>
          <w:lang w:val="en-US"/>
        </w:rPr>
        <w:t>.</w:t>
      </w:r>
    </w:p>
    <w:p w14:paraId="2DCBAF51" w14:textId="48B3131A" w:rsidR="00491955" w:rsidRDefault="004827C7" w:rsidP="00F26259">
      <w:pPr>
        <w:spacing w:before="120" w:after="120" w:line="240" w:lineRule="auto"/>
        <w:rPr>
          <w:i/>
          <w:iCs/>
          <w:color w:val="0070C0"/>
          <w:sz w:val="22"/>
          <w:szCs w:val="22"/>
          <w:lang w:val="en-US"/>
        </w:rPr>
      </w:pPr>
      <w:r w:rsidRPr="004827C7">
        <w:rPr>
          <w:i/>
          <w:iCs/>
          <w:color w:val="3A7C22" w:themeColor="accent6" w:themeShade="BF"/>
          <w:sz w:val="22"/>
          <w:szCs w:val="22"/>
          <w:lang w:val="en-US"/>
        </w:rPr>
        <w:t xml:space="preserve">You can find good examples from previous OICRs </w:t>
      </w:r>
      <w:hyperlink r:id="rId32" w:history="1">
        <w:r w:rsidRPr="004827C7">
          <w:rPr>
            <w:rStyle w:val="Hyperlink"/>
            <w:b/>
            <w:bCs/>
            <w:i/>
            <w:iCs/>
            <w:sz w:val="22"/>
            <w:szCs w:val="22"/>
          </w:rPr>
          <w:t>here</w:t>
        </w:r>
      </w:hyperlink>
      <w:r w:rsidRPr="004827C7">
        <w:rPr>
          <w:i/>
          <w:iCs/>
          <w:color w:val="0070C0"/>
          <w:sz w:val="22"/>
          <w:szCs w:val="22"/>
          <w:lang w:val="en-US"/>
        </w:rPr>
        <w:t>.</w:t>
      </w:r>
    </w:p>
    <w:p w14:paraId="68B63BB6" w14:textId="77777777" w:rsidR="00CE7110" w:rsidRDefault="00CE7110" w:rsidP="00F26259">
      <w:pPr>
        <w:spacing w:before="120" w:after="120" w:line="240" w:lineRule="auto"/>
        <w:rPr>
          <w:i/>
          <w:iCs/>
          <w:color w:val="0070C0"/>
          <w:sz w:val="22"/>
          <w:szCs w:val="22"/>
          <w:lang w:val="en-US"/>
        </w:rPr>
      </w:pPr>
    </w:p>
    <w:p w14:paraId="65D26F7E" w14:textId="5E8AD089" w:rsidR="0068048E" w:rsidRPr="00CE7110" w:rsidRDefault="0094563E" w:rsidP="00CE7110">
      <w:pPr>
        <w:pStyle w:val="Heading2"/>
        <w:numPr>
          <w:ilvl w:val="0"/>
          <w:numId w:val="0"/>
        </w:numPr>
        <w:rPr>
          <w:lang w:val="en-US"/>
        </w:rPr>
      </w:pPr>
      <w:r>
        <w:rPr>
          <w:lang w:val="en-US"/>
        </w:rPr>
        <w:t xml:space="preserve">10. </w:t>
      </w:r>
      <w:r w:rsidRPr="00CE7110">
        <w:rPr>
          <w:lang w:val="en-US"/>
        </w:rPr>
        <w:t>Quantification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4"/>
        <w:gridCol w:w="854"/>
        <w:gridCol w:w="3821"/>
      </w:tblGrid>
      <w:sdt>
        <w:sdtPr>
          <w:rPr>
            <w:b/>
            <w:bCs/>
            <w:lang w:val="en-US"/>
          </w:rPr>
          <w:id w:val="-2060782190"/>
          <w15:repeatingSection/>
        </w:sdtPr>
        <w:sdtEndPr>
          <w:rPr>
            <w:b w:val="0"/>
            <w:bCs w:val="0"/>
            <w:color w:val="0070C0"/>
            <w:sz w:val="22"/>
            <w:szCs w:val="22"/>
          </w:rPr>
        </w:sdtEndPr>
        <w:sdtContent>
          <w:sdt>
            <w:sdtPr>
              <w:rPr>
                <w:b/>
                <w:bCs/>
                <w:lang w:val="en-US"/>
              </w:rPr>
              <w:id w:val="1156642780"/>
              <w:placeholder>
                <w:docPart w:val="9B82FA69DD444F7EA5BF68F8E90E26B9"/>
              </w:placeholder>
              <w15:repeatingSectionItem/>
            </w:sdtPr>
            <w:sdtEndPr>
              <w:rPr>
                <w:b w:val="0"/>
                <w:bCs w:val="0"/>
                <w:color w:val="0070C0"/>
                <w:sz w:val="22"/>
                <w:szCs w:val="22"/>
              </w:rPr>
            </w:sdtEndPr>
            <w:sdtContent>
              <w:tr w:rsidR="00491955" w:rsidRPr="00520F5F" w14:paraId="5B19CA17" w14:textId="77777777" w:rsidTr="00404A03">
                <w:tc>
                  <w:tcPr>
                    <w:tcW w:w="9350" w:type="dxa"/>
                    <w:gridSpan w:val="4"/>
                    <w:tcBorders>
                      <w:top w:val="single" w:sz="4" w:space="0" w:color="auto"/>
                      <w:left w:val="single" w:sz="4" w:space="0" w:color="auto"/>
                      <w:bottom w:val="single" w:sz="4" w:space="0" w:color="auto"/>
                      <w:right w:val="single" w:sz="4" w:space="0" w:color="auto"/>
                    </w:tcBorders>
                  </w:tcPr>
                  <w:p w14:paraId="14033BCC" w14:textId="77777777" w:rsidR="00491955" w:rsidRPr="00520F5F" w:rsidRDefault="00491955" w:rsidP="00404A03">
                    <w:pPr>
                      <w:spacing w:after="120"/>
                      <w:rPr>
                        <w:b/>
                        <w:bCs/>
                        <w:lang w:val="en-US"/>
                      </w:rPr>
                    </w:pPr>
                    <w:r w:rsidRPr="00CE7110">
                      <w:rPr>
                        <w:b/>
                        <w:bCs/>
                        <w:color w:val="0F4761" w:themeColor="accent1" w:themeShade="BF"/>
                        <w:lang w:val="en-US"/>
                      </w:rPr>
                      <w:t>10.a. Actual count</w:t>
                    </w:r>
                  </w:p>
                </w:tc>
              </w:tr>
              <w:tr w:rsidR="00491955" w:rsidRPr="00FB3FF0" w14:paraId="135F4E06" w14:textId="77777777" w:rsidTr="00491955">
                <w:tc>
                  <w:tcPr>
                    <w:tcW w:w="1701" w:type="dxa"/>
                    <w:tcBorders>
                      <w:top w:val="single" w:sz="4" w:space="0" w:color="auto"/>
                      <w:left w:val="single" w:sz="4" w:space="0" w:color="auto"/>
                      <w:bottom w:val="single" w:sz="4" w:space="0" w:color="auto"/>
                      <w:right w:val="single" w:sz="4" w:space="0" w:color="auto"/>
                    </w:tcBorders>
                  </w:tcPr>
                  <w:p w14:paraId="076AAB0D" w14:textId="77777777" w:rsidR="00491955" w:rsidRPr="00F04894" w:rsidRDefault="00491955" w:rsidP="00404A03">
                    <w:pPr>
                      <w:spacing w:after="120"/>
                      <w:jc w:val="right"/>
                      <w:rPr>
                        <w:b/>
                        <w:bCs/>
                        <w:sz w:val="22"/>
                        <w:szCs w:val="22"/>
                        <w:lang w:val="en-US"/>
                      </w:rPr>
                    </w:pPr>
                    <w:r w:rsidRPr="00F04894">
                      <w:rPr>
                        <w:b/>
                        <w:bCs/>
                        <w:color w:val="002060"/>
                        <w:sz w:val="22"/>
                        <w:szCs w:val="22"/>
                        <w:lang w:val="en-US"/>
                      </w:rPr>
                      <w:t>Number:</w:t>
                    </w:r>
                  </w:p>
                </w:tc>
                <w:sdt>
                  <w:sdtPr>
                    <w:rPr>
                      <w:i/>
                      <w:iCs/>
                      <w:color w:val="0070C0"/>
                      <w:sz w:val="22"/>
                      <w:szCs w:val="22"/>
                      <w:lang w:val="en-US"/>
                    </w:rPr>
                    <w:id w:val="-515230715"/>
                    <w:placeholder>
                      <w:docPart w:val="92F65F717E08496A948FF69AF3153B4E"/>
                    </w:placeholder>
                    <w:showingPlcHdr/>
                  </w:sdtPr>
                  <w:sdtEndPr>
                    <w:rPr>
                      <w:i w:val="0"/>
                      <w:iCs w:val="0"/>
                    </w:rPr>
                  </w:sdtEndPr>
                  <w:sdtContent>
                    <w:tc>
                      <w:tcPr>
                        <w:tcW w:w="297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230CB45" w14:textId="7F13747B" w:rsidR="00491955" w:rsidRPr="00CE7110" w:rsidRDefault="00F7106A" w:rsidP="00404A03">
                        <w:pPr>
                          <w:spacing w:after="120"/>
                          <w:rPr>
                            <w:color w:val="0070C0"/>
                            <w:sz w:val="22"/>
                            <w:szCs w:val="22"/>
                            <w:lang w:val="en-US"/>
                          </w:rPr>
                        </w:pPr>
                        <w:r w:rsidRPr="00D50340">
                          <w:rPr>
                            <w:rStyle w:val="PlaceholderText"/>
                            <w:sz w:val="22"/>
                            <w:szCs w:val="22"/>
                          </w:rPr>
                          <w:t>Click or tap here to enter text.</w:t>
                        </w:r>
                      </w:p>
                    </w:tc>
                  </w:sdtContent>
                </w:sdt>
                <w:tc>
                  <w:tcPr>
                    <w:tcW w:w="854" w:type="dxa"/>
                    <w:tcBorders>
                      <w:top w:val="single" w:sz="4" w:space="0" w:color="auto"/>
                      <w:left w:val="single" w:sz="4" w:space="0" w:color="auto"/>
                      <w:bottom w:val="single" w:sz="4" w:space="0" w:color="auto"/>
                      <w:right w:val="single" w:sz="4" w:space="0" w:color="auto"/>
                    </w:tcBorders>
                  </w:tcPr>
                  <w:p w14:paraId="44F2DCB9" w14:textId="77777777" w:rsidR="00491955" w:rsidRPr="00F04894" w:rsidRDefault="00491955" w:rsidP="00404A03">
                    <w:pPr>
                      <w:spacing w:after="120"/>
                      <w:jc w:val="right"/>
                      <w:rPr>
                        <w:b/>
                        <w:bCs/>
                        <w:sz w:val="22"/>
                        <w:szCs w:val="22"/>
                        <w:lang w:val="en-US"/>
                      </w:rPr>
                    </w:pPr>
                    <w:r w:rsidRPr="00F04894">
                      <w:rPr>
                        <w:b/>
                        <w:bCs/>
                        <w:color w:val="002060"/>
                        <w:sz w:val="22"/>
                        <w:szCs w:val="22"/>
                        <w:lang w:val="en-US"/>
                      </w:rPr>
                      <w:t>Unit:</w:t>
                    </w:r>
                  </w:p>
                </w:tc>
                <w:sdt>
                  <w:sdtPr>
                    <w:rPr>
                      <w:color w:val="0070C0"/>
                      <w:sz w:val="22"/>
                      <w:szCs w:val="22"/>
                      <w:lang w:val="en-US"/>
                    </w:rPr>
                    <w:id w:val="558358191"/>
                    <w:placeholder>
                      <w:docPart w:val="A4EB755AE336463B83300964710F3A2B"/>
                    </w:placeholder>
                    <w:showingPlcHdr/>
                  </w:sdtPr>
                  <w:sdtEndPr/>
                  <w:sdtContent>
                    <w:tc>
                      <w:tcPr>
                        <w:tcW w:w="382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0A8A10" w14:textId="23EF4A9D" w:rsidR="00491955" w:rsidRDefault="00F7106A" w:rsidP="00404A03">
                        <w:pPr>
                          <w:spacing w:after="120"/>
                          <w:rPr>
                            <w:color w:val="0070C0"/>
                            <w:sz w:val="22"/>
                            <w:szCs w:val="22"/>
                            <w:lang w:val="en-US"/>
                          </w:rPr>
                        </w:pPr>
                        <w:r w:rsidRPr="00D50340">
                          <w:rPr>
                            <w:rStyle w:val="PlaceholderText"/>
                            <w:sz w:val="22"/>
                            <w:szCs w:val="22"/>
                          </w:rPr>
                          <w:t>Click or tap here to enter text.</w:t>
                        </w:r>
                      </w:p>
                    </w:tc>
                  </w:sdtContent>
                </w:sdt>
              </w:tr>
              <w:tr w:rsidR="00491955" w:rsidRPr="00FB3FF0" w14:paraId="2BDF86BD" w14:textId="77777777" w:rsidTr="00491955">
                <w:tc>
                  <w:tcPr>
                    <w:tcW w:w="1701" w:type="dxa"/>
                    <w:tcBorders>
                      <w:top w:val="single" w:sz="4" w:space="0" w:color="auto"/>
                      <w:left w:val="single" w:sz="4" w:space="0" w:color="auto"/>
                      <w:bottom w:val="single" w:sz="4" w:space="0" w:color="auto"/>
                      <w:right w:val="single" w:sz="4" w:space="0" w:color="auto"/>
                    </w:tcBorders>
                  </w:tcPr>
                  <w:p w14:paraId="4A40F739" w14:textId="7F172431" w:rsidR="00491955" w:rsidRPr="00F04894" w:rsidRDefault="00A336AA" w:rsidP="00404A03">
                    <w:pPr>
                      <w:spacing w:after="120"/>
                      <w:jc w:val="right"/>
                      <w:rPr>
                        <w:b/>
                        <w:bCs/>
                        <w:sz w:val="22"/>
                        <w:szCs w:val="22"/>
                        <w:lang w:val="en-US"/>
                      </w:rPr>
                    </w:pPr>
                    <w:r>
                      <w:rPr>
                        <w:b/>
                        <w:bCs/>
                        <w:color w:val="002060"/>
                        <w:sz w:val="22"/>
                        <w:szCs w:val="22"/>
                        <w:lang w:val="en-US"/>
                      </w:rPr>
                      <w:t>Narrative</w:t>
                    </w:r>
                    <w:r w:rsidR="00491955" w:rsidRPr="00F04894">
                      <w:rPr>
                        <w:b/>
                        <w:bCs/>
                        <w:color w:val="002060"/>
                        <w:sz w:val="22"/>
                        <w:szCs w:val="22"/>
                        <w:lang w:val="en-US"/>
                      </w:rPr>
                      <w:t>:</w:t>
                    </w:r>
                  </w:p>
                </w:tc>
                <w:sdt>
                  <w:sdtPr>
                    <w:rPr>
                      <w:color w:val="0070C0"/>
                      <w:sz w:val="22"/>
                      <w:szCs w:val="22"/>
                      <w:lang w:val="en-US"/>
                    </w:rPr>
                    <w:id w:val="1269351193"/>
                    <w:placeholder>
                      <w:docPart w:val="F1699A3F1A4244B78B248C1424CC6B73"/>
                    </w:placeholder>
                  </w:sdtPr>
                  <w:sdtEndPr/>
                  <w:sdtContent>
                    <w:tc>
                      <w:tcPr>
                        <w:tcW w:w="76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95924A4" w14:textId="30C4CF9A" w:rsidR="00491955" w:rsidRPr="007A796A" w:rsidRDefault="00CC5357" w:rsidP="00404A03">
                        <w:pPr>
                          <w:spacing w:after="120"/>
                          <w:rPr>
                            <w:color w:val="0070C0"/>
                            <w:sz w:val="22"/>
                            <w:szCs w:val="22"/>
                            <w:lang w:val="en-US"/>
                          </w:rPr>
                        </w:pPr>
                        <w:r w:rsidRPr="00CE7110">
                          <w:rPr>
                            <w:color w:val="808080" w:themeColor="background1" w:themeShade="80"/>
                            <w:sz w:val="22"/>
                            <w:szCs w:val="22"/>
                          </w:rPr>
                          <w:t xml:space="preserve">Provide a concise description of what is being </w:t>
                        </w:r>
                        <w:r w:rsidRPr="00AB6C28">
                          <w:rPr>
                            <w:color w:val="808080" w:themeColor="background1" w:themeShade="80"/>
                            <w:sz w:val="22"/>
                            <w:szCs w:val="22"/>
                          </w:rPr>
                          <w:t>quantified</w:t>
                        </w:r>
                        <w:r w:rsidR="00AB6C28" w:rsidRPr="00AB6C28">
                          <w:rPr>
                            <w:color w:val="808080" w:themeColor="background1" w:themeShade="80"/>
                            <w:sz w:val="22"/>
                            <w:szCs w:val="22"/>
                          </w:rPr>
                          <w:t xml:space="preserve"> following the instructions outlined in the </w:t>
                        </w:r>
                        <w:hyperlink r:id="rId33" w:history="1">
                          <w:r w:rsidR="00AB6C28" w:rsidRPr="00AD604E">
                            <w:rPr>
                              <w:color w:val="808080" w:themeColor="background1" w:themeShade="80"/>
                              <w:sz w:val="22"/>
                              <w:szCs w:val="22"/>
                              <w:u w:val="single"/>
                            </w:rPr>
                            <w:t>Quantification Section Guidance</w:t>
                          </w:r>
                        </w:hyperlink>
                      </w:p>
                    </w:tc>
                  </w:sdtContent>
                </w:sdt>
              </w:tr>
            </w:sdtContent>
          </w:sdt>
        </w:sdtContent>
      </w:sdt>
    </w:tbl>
    <w:p w14:paraId="3940CE5D" w14:textId="3D459FCD" w:rsidR="00491955" w:rsidRDefault="00491955" w:rsidP="00491955">
      <w:pPr>
        <w:spacing w:after="120" w:line="240" w:lineRule="auto"/>
        <w:rPr>
          <w:color w:val="002060"/>
          <w:sz w:val="20"/>
          <w:szCs w:val="20"/>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sign at the end of the</w:t>
      </w:r>
      <w:r>
        <w:rPr>
          <w:i/>
          <w:iCs/>
          <w:color w:val="C00000"/>
          <w:sz w:val="20"/>
          <w:szCs w:val="20"/>
          <w:lang w:val="en-US"/>
        </w:rPr>
        <w:t xml:space="preserve"> last row to create another table as needed</w:t>
      </w:r>
      <w:r w:rsidRPr="00052F61">
        <w:rPr>
          <w:i/>
          <w:iCs/>
          <w:color w:val="C00000"/>
          <w:sz w:val="20"/>
          <w:szCs w:val="20"/>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4"/>
        <w:gridCol w:w="854"/>
        <w:gridCol w:w="3821"/>
      </w:tblGrid>
      <w:sdt>
        <w:sdtPr>
          <w:rPr>
            <w:b/>
            <w:bCs/>
            <w:lang w:val="en-US"/>
          </w:rPr>
          <w:id w:val="416369295"/>
          <w15:repeatingSection/>
        </w:sdtPr>
        <w:sdtEndPr>
          <w:rPr>
            <w:b w:val="0"/>
            <w:bCs w:val="0"/>
            <w:color w:val="0070C0"/>
            <w:sz w:val="22"/>
            <w:szCs w:val="22"/>
          </w:rPr>
        </w:sdtEndPr>
        <w:sdtContent>
          <w:sdt>
            <w:sdtPr>
              <w:rPr>
                <w:b/>
                <w:bCs/>
                <w:lang w:val="en-US"/>
              </w:rPr>
              <w:id w:val="-1756123662"/>
              <w:placeholder>
                <w:docPart w:val="A056C8B7DBF04A669B23F35C6026C172"/>
              </w:placeholder>
              <w15:repeatingSectionItem/>
            </w:sdtPr>
            <w:sdtEndPr>
              <w:rPr>
                <w:b w:val="0"/>
                <w:bCs w:val="0"/>
                <w:color w:val="0070C0"/>
                <w:sz w:val="22"/>
                <w:szCs w:val="22"/>
              </w:rPr>
            </w:sdtEndPr>
            <w:sdtContent>
              <w:tr w:rsidR="00491955" w:rsidRPr="00520F5F" w14:paraId="68019916" w14:textId="77777777" w:rsidTr="00404A03">
                <w:tc>
                  <w:tcPr>
                    <w:tcW w:w="9350" w:type="dxa"/>
                    <w:gridSpan w:val="4"/>
                    <w:tcBorders>
                      <w:top w:val="single" w:sz="4" w:space="0" w:color="auto"/>
                      <w:left w:val="single" w:sz="4" w:space="0" w:color="auto"/>
                      <w:bottom w:val="single" w:sz="4" w:space="0" w:color="auto"/>
                      <w:right w:val="single" w:sz="4" w:space="0" w:color="auto"/>
                    </w:tcBorders>
                  </w:tcPr>
                  <w:p w14:paraId="06398720" w14:textId="77777777" w:rsidR="00491955" w:rsidRPr="00520F5F" w:rsidRDefault="00491955" w:rsidP="00404A03">
                    <w:pPr>
                      <w:spacing w:after="120"/>
                      <w:rPr>
                        <w:b/>
                        <w:bCs/>
                        <w:lang w:val="en-US"/>
                      </w:rPr>
                    </w:pPr>
                    <w:r w:rsidRPr="00CE7110">
                      <w:rPr>
                        <w:b/>
                        <w:bCs/>
                        <w:color w:val="0F4761" w:themeColor="accent1" w:themeShade="BF"/>
                        <w:lang w:val="en-US"/>
                      </w:rPr>
                      <w:t>10.b. Extrapolated estimates</w:t>
                    </w:r>
                  </w:p>
                </w:tc>
              </w:tr>
              <w:tr w:rsidR="00491955" w:rsidRPr="00FB3FF0" w14:paraId="4FC42C5D" w14:textId="77777777" w:rsidTr="00491955">
                <w:tc>
                  <w:tcPr>
                    <w:tcW w:w="1701" w:type="dxa"/>
                    <w:tcBorders>
                      <w:top w:val="single" w:sz="4" w:space="0" w:color="auto"/>
                      <w:left w:val="single" w:sz="4" w:space="0" w:color="auto"/>
                      <w:bottom w:val="single" w:sz="4" w:space="0" w:color="auto"/>
                      <w:right w:val="single" w:sz="4" w:space="0" w:color="auto"/>
                    </w:tcBorders>
                  </w:tcPr>
                  <w:p w14:paraId="205ABF41" w14:textId="77777777" w:rsidR="00491955" w:rsidRPr="00EF5D7F" w:rsidRDefault="00491955" w:rsidP="00404A03">
                    <w:pPr>
                      <w:spacing w:after="120"/>
                      <w:jc w:val="right"/>
                      <w:rPr>
                        <w:b/>
                        <w:bCs/>
                        <w:sz w:val="22"/>
                        <w:szCs w:val="22"/>
                        <w:lang w:val="en-US"/>
                      </w:rPr>
                    </w:pPr>
                    <w:r w:rsidRPr="00EF5D7F">
                      <w:rPr>
                        <w:b/>
                        <w:bCs/>
                        <w:color w:val="002060"/>
                        <w:sz w:val="22"/>
                        <w:szCs w:val="22"/>
                        <w:lang w:val="en-US"/>
                      </w:rPr>
                      <w:t>Number:</w:t>
                    </w:r>
                  </w:p>
                </w:tc>
                <w:sdt>
                  <w:sdtPr>
                    <w:rPr>
                      <w:color w:val="0070C0"/>
                      <w:sz w:val="22"/>
                      <w:szCs w:val="22"/>
                      <w:lang w:val="en-US"/>
                    </w:rPr>
                    <w:id w:val="794724886"/>
                    <w:placeholder>
                      <w:docPart w:val="AA37E5D3CE9C4B2CBF5A4B0DBD28D62A"/>
                    </w:placeholder>
                    <w:showingPlcHdr/>
                  </w:sdtPr>
                  <w:sdtEndPr/>
                  <w:sdtContent>
                    <w:tc>
                      <w:tcPr>
                        <w:tcW w:w="297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467E76B" w14:textId="602B9C5F" w:rsidR="00491955" w:rsidRDefault="00F7106A" w:rsidP="00404A03">
                        <w:pPr>
                          <w:spacing w:after="120"/>
                          <w:rPr>
                            <w:color w:val="0070C0"/>
                            <w:sz w:val="22"/>
                            <w:szCs w:val="22"/>
                            <w:lang w:val="en-US"/>
                          </w:rPr>
                        </w:pPr>
                        <w:r w:rsidRPr="00D50340">
                          <w:rPr>
                            <w:rStyle w:val="PlaceholderText"/>
                            <w:sz w:val="22"/>
                            <w:szCs w:val="22"/>
                          </w:rPr>
                          <w:t>Click or tap here to enter text.</w:t>
                        </w:r>
                      </w:p>
                    </w:tc>
                  </w:sdtContent>
                </w:sdt>
                <w:tc>
                  <w:tcPr>
                    <w:tcW w:w="854" w:type="dxa"/>
                    <w:tcBorders>
                      <w:top w:val="single" w:sz="4" w:space="0" w:color="auto"/>
                      <w:left w:val="single" w:sz="4" w:space="0" w:color="auto"/>
                      <w:bottom w:val="single" w:sz="4" w:space="0" w:color="auto"/>
                      <w:right w:val="single" w:sz="4" w:space="0" w:color="auto"/>
                    </w:tcBorders>
                  </w:tcPr>
                  <w:p w14:paraId="3125E6AA" w14:textId="77777777" w:rsidR="00491955" w:rsidRPr="00EF5D7F" w:rsidRDefault="00491955" w:rsidP="00404A03">
                    <w:pPr>
                      <w:tabs>
                        <w:tab w:val="right" w:pos="638"/>
                      </w:tabs>
                      <w:spacing w:after="120"/>
                      <w:rPr>
                        <w:b/>
                        <w:bCs/>
                        <w:sz w:val="22"/>
                        <w:szCs w:val="22"/>
                        <w:lang w:val="en-US"/>
                      </w:rPr>
                    </w:pPr>
                    <w:r>
                      <w:rPr>
                        <w:sz w:val="22"/>
                        <w:szCs w:val="22"/>
                        <w:lang w:val="en-US"/>
                      </w:rPr>
                      <w:tab/>
                    </w:r>
                    <w:r w:rsidRPr="00EF5D7F">
                      <w:rPr>
                        <w:b/>
                        <w:bCs/>
                        <w:color w:val="002060"/>
                        <w:sz w:val="22"/>
                        <w:szCs w:val="22"/>
                        <w:lang w:val="en-US"/>
                      </w:rPr>
                      <w:t>Unit:</w:t>
                    </w:r>
                  </w:p>
                </w:tc>
                <w:sdt>
                  <w:sdtPr>
                    <w:rPr>
                      <w:color w:val="0070C0"/>
                      <w:sz w:val="22"/>
                      <w:szCs w:val="22"/>
                      <w:lang w:val="en-US"/>
                    </w:rPr>
                    <w:id w:val="-1075124798"/>
                    <w:placeholder>
                      <w:docPart w:val="2237DA0D99E748F19BCA17AE0D5EFAF1"/>
                    </w:placeholder>
                    <w:showingPlcHdr/>
                  </w:sdtPr>
                  <w:sdtEndPr/>
                  <w:sdtContent>
                    <w:tc>
                      <w:tcPr>
                        <w:tcW w:w="382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60EC5BA" w14:textId="55B48486" w:rsidR="00491955" w:rsidRDefault="00F7106A" w:rsidP="00404A03">
                        <w:pPr>
                          <w:spacing w:after="120"/>
                          <w:rPr>
                            <w:color w:val="0070C0"/>
                            <w:sz w:val="22"/>
                            <w:szCs w:val="22"/>
                            <w:lang w:val="en-US"/>
                          </w:rPr>
                        </w:pPr>
                        <w:r w:rsidRPr="00D50340">
                          <w:rPr>
                            <w:rStyle w:val="PlaceholderText"/>
                            <w:sz w:val="22"/>
                            <w:szCs w:val="22"/>
                          </w:rPr>
                          <w:t>Click or tap here to enter text.</w:t>
                        </w:r>
                      </w:p>
                    </w:tc>
                  </w:sdtContent>
                </w:sdt>
              </w:tr>
              <w:tr w:rsidR="00491955" w:rsidRPr="00FB3FF0" w14:paraId="55261657" w14:textId="77777777" w:rsidTr="00491955">
                <w:tc>
                  <w:tcPr>
                    <w:tcW w:w="1701" w:type="dxa"/>
                    <w:tcBorders>
                      <w:top w:val="single" w:sz="4" w:space="0" w:color="auto"/>
                      <w:left w:val="single" w:sz="4" w:space="0" w:color="auto"/>
                      <w:bottom w:val="single" w:sz="4" w:space="0" w:color="auto"/>
                      <w:right w:val="single" w:sz="4" w:space="0" w:color="auto"/>
                    </w:tcBorders>
                  </w:tcPr>
                  <w:p w14:paraId="33E6C3AD" w14:textId="3FE404D5" w:rsidR="00491955" w:rsidRPr="00EF5D7F" w:rsidRDefault="00A336AA" w:rsidP="00404A03">
                    <w:pPr>
                      <w:spacing w:after="120"/>
                      <w:jc w:val="right"/>
                      <w:rPr>
                        <w:b/>
                        <w:bCs/>
                        <w:sz w:val="22"/>
                        <w:szCs w:val="22"/>
                        <w:lang w:val="en-US"/>
                      </w:rPr>
                    </w:pPr>
                    <w:r>
                      <w:rPr>
                        <w:b/>
                        <w:bCs/>
                        <w:color w:val="002060"/>
                        <w:sz w:val="22"/>
                        <w:szCs w:val="22"/>
                        <w:lang w:val="en-US"/>
                      </w:rPr>
                      <w:t>Narrative</w:t>
                    </w:r>
                    <w:r w:rsidR="00491955" w:rsidRPr="00EF5D7F">
                      <w:rPr>
                        <w:b/>
                        <w:bCs/>
                        <w:color w:val="002060"/>
                        <w:sz w:val="22"/>
                        <w:szCs w:val="22"/>
                        <w:lang w:val="en-US"/>
                      </w:rPr>
                      <w:t>:</w:t>
                    </w:r>
                  </w:p>
                </w:tc>
                <w:sdt>
                  <w:sdtPr>
                    <w:rPr>
                      <w:color w:val="0070C0"/>
                      <w:sz w:val="22"/>
                      <w:szCs w:val="22"/>
                      <w:lang w:val="en-US"/>
                    </w:rPr>
                    <w:id w:val="1633372266"/>
                    <w:placeholder>
                      <w:docPart w:val="D55B56BC4D474F49AA47DD9B0FF4B48D"/>
                    </w:placeholder>
                  </w:sdtPr>
                  <w:sdtEndPr/>
                  <w:sdtContent>
                    <w:tc>
                      <w:tcPr>
                        <w:tcW w:w="76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6EDA029" w14:textId="2661C0C0" w:rsidR="00491955" w:rsidRDefault="00AB6C28" w:rsidP="00404A03">
                        <w:pPr>
                          <w:spacing w:after="120"/>
                          <w:rPr>
                            <w:color w:val="0070C0"/>
                            <w:sz w:val="22"/>
                            <w:szCs w:val="22"/>
                            <w:lang w:val="en-US"/>
                          </w:rPr>
                        </w:pPr>
                        <w:r w:rsidRPr="00CE7110">
                          <w:rPr>
                            <w:color w:val="808080" w:themeColor="background1" w:themeShade="80"/>
                            <w:sz w:val="22"/>
                            <w:szCs w:val="22"/>
                          </w:rPr>
                          <w:t xml:space="preserve">Provide a concise description of what is being </w:t>
                        </w:r>
                        <w:r w:rsidRPr="00AB6C28">
                          <w:rPr>
                            <w:color w:val="808080" w:themeColor="background1" w:themeShade="80"/>
                            <w:sz w:val="22"/>
                            <w:szCs w:val="22"/>
                          </w:rPr>
                          <w:t xml:space="preserve">quantified following the instructions outlined in the </w:t>
                        </w:r>
                        <w:hyperlink r:id="rId34" w:history="1">
                          <w:r w:rsidRPr="00A60709">
                            <w:rPr>
                              <w:color w:val="808080" w:themeColor="background1" w:themeShade="80"/>
                              <w:sz w:val="22"/>
                              <w:szCs w:val="22"/>
                              <w:u w:val="single"/>
                            </w:rPr>
                            <w:t>Quantification Section Guidance</w:t>
                          </w:r>
                        </w:hyperlink>
                      </w:p>
                    </w:tc>
                  </w:sdtContent>
                </w:sdt>
              </w:tr>
            </w:sdtContent>
          </w:sdt>
        </w:sdtContent>
      </w:sdt>
    </w:tbl>
    <w:p w14:paraId="3133F274" w14:textId="45AA02D4" w:rsidR="00491955" w:rsidRDefault="00660CFD" w:rsidP="00491955">
      <w:pPr>
        <w:spacing w:after="120" w:line="240" w:lineRule="auto"/>
        <w:rPr>
          <w:i/>
          <w:iCs/>
          <w:color w:val="C00000"/>
          <w:sz w:val="20"/>
          <w:szCs w:val="20"/>
          <w:lang w:val="en-US"/>
        </w:rPr>
      </w:pPr>
      <w:r>
        <w:rPr>
          <w:sz w:val="22"/>
          <w:szCs w:val="22"/>
          <w:lang w:val="en-US"/>
        </w:rPr>
        <w:t>*</w:t>
      </w:r>
      <w:r w:rsidR="00491955" w:rsidRPr="00181A17">
        <w:rPr>
          <w:i/>
          <w:iCs/>
          <w:color w:val="C00000"/>
          <w:sz w:val="20"/>
          <w:szCs w:val="20"/>
          <w:lang w:val="en-US"/>
        </w:rPr>
        <w:t xml:space="preserve">Click the plus </w:t>
      </w:r>
      <w:r w:rsidR="00491955" w:rsidRPr="00052F61">
        <w:rPr>
          <w:i/>
          <w:iCs/>
          <w:color w:val="0070C0"/>
          <w:sz w:val="20"/>
          <w:szCs w:val="20"/>
          <w:lang w:val="en-US"/>
        </w:rPr>
        <w:t>(</w:t>
      </w:r>
      <w:r w:rsidR="00491955" w:rsidRPr="009A1C68">
        <w:rPr>
          <w:b/>
          <w:bCs/>
          <w:i/>
          <w:iCs/>
          <w:color w:val="0070C0"/>
          <w:sz w:val="22"/>
          <w:szCs w:val="22"/>
          <w:lang w:val="en-US"/>
        </w:rPr>
        <w:t>+</w:t>
      </w:r>
      <w:r w:rsidR="00491955">
        <w:rPr>
          <w:i/>
          <w:iCs/>
          <w:color w:val="002060"/>
          <w:sz w:val="20"/>
          <w:szCs w:val="20"/>
          <w:lang w:val="en-US"/>
        </w:rPr>
        <w:t xml:space="preserve">) </w:t>
      </w:r>
      <w:r w:rsidR="00491955" w:rsidRPr="00052F61">
        <w:rPr>
          <w:i/>
          <w:iCs/>
          <w:color w:val="C00000"/>
          <w:sz w:val="20"/>
          <w:szCs w:val="20"/>
          <w:lang w:val="en-US"/>
        </w:rPr>
        <w:t xml:space="preserve">sign at the end of the </w:t>
      </w:r>
      <w:r w:rsidR="00491955">
        <w:rPr>
          <w:i/>
          <w:iCs/>
          <w:color w:val="C00000"/>
          <w:sz w:val="20"/>
          <w:szCs w:val="20"/>
          <w:lang w:val="en-US"/>
        </w:rPr>
        <w:t>last row to create another table as needed</w:t>
      </w:r>
      <w:r w:rsidR="00491955" w:rsidRPr="00052F61">
        <w:rPr>
          <w:i/>
          <w:iCs/>
          <w:color w:val="C00000"/>
          <w:sz w:val="20"/>
          <w:szCs w:val="20"/>
          <w:lang w:val="en-US"/>
        </w:rPr>
        <w:t>.</w:t>
      </w:r>
    </w:p>
    <w:p w14:paraId="7269CF7F" w14:textId="77777777" w:rsidR="00501C1F" w:rsidRDefault="00E62A08" w:rsidP="00E62A08">
      <w:pPr>
        <w:spacing w:before="120" w:after="120" w:line="240" w:lineRule="auto"/>
        <w:jc w:val="both"/>
        <w:rPr>
          <w:i/>
          <w:iCs/>
          <w:color w:val="3A7C22" w:themeColor="accent6" w:themeShade="BF"/>
          <w:sz w:val="22"/>
          <w:szCs w:val="22"/>
          <w:lang w:val="en-US"/>
        </w:rPr>
      </w:pPr>
      <w:r w:rsidRPr="00AB24EF">
        <w:rPr>
          <w:i/>
          <w:iCs/>
          <w:color w:val="3A7C22" w:themeColor="accent6" w:themeShade="BF"/>
          <w:sz w:val="22"/>
          <w:szCs w:val="22"/>
          <w:lang w:val="en-US"/>
        </w:rPr>
        <w:t xml:space="preserve">Use this section to quantify the scale and reach of the reported outcome or impact. </w:t>
      </w:r>
    </w:p>
    <w:p w14:paraId="55321A2D" w14:textId="7622BA91" w:rsidR="00E62A08" w:rsidRDefault="00E62A08" w:rsidP="00E62A08">
      <w:pPr>
        <w:spacing w:before="120" w:after="120" w:line="240" w:lineRule="auto"/>
        <w:jc w:val="both"/>
        <w:rPr>
          <w:i/>
          <w:iCs/>
          <w:color w:val="3A7C22" w:themeColor="accent6" w:themeShade="BF"/>
          <w:sz w:val="22"/>
          <w:szCs w:val="22"/>
          <w:lang w:val="en-US"/>
        </w:rPr>
      </w:pPr>
      <w:r w:rsidRPr="00AB24EF">
        <w:rPr>
          <w:i/>
          <w:iCs/>
          <w:color w:val="3A7C22" w:themeColor="accent6" w:themeShade="BF"/>
          <w:sz w:val="22"/>
          <w:szCs w:val="22"/>
          <w:lang w:val="en-US"/>
        </w:rPr>
        <w:t xml:space="preserve">Record </w:t>
      </w:r>
      <w:r w:rsidRPr="00CE7110">
        <w:rPr>
          <w:b/>
          <w:bCs/>
          <w:i/>
          <w:iCs/>
          <w:color w:val="3A7C22" w:themeColor="accent6" w:themeShade="BF"/>
          <w:sz w:val="22"/>
          <w:szCs w:val="22"/>
          <w:lang w:val="en-US"/>
        </w:rPr>
        <w:t>Actual Counts</w:t>
      </w:r>
      <w:r w:rsidRPr="00AB24EF">
        <w:rPr>
          <w:i/>
          <w:iCs/>
          <w:color w:val="3A7C22" w:themeColor="accent6" w:themeShade="BF"/>
          <w:sz w:val="22"/>
          <w:szCs w:val="22"/>
          <w:lang w:val="en-US"/>
        </w:rPr>
        <w:t xml:space="preserve"> </w:t>
      </w:r>
      <w:r w:rsidRPr="00D50340">
        <w:rPr>
          <w:b/>
          <w:i/>
          <w:color w:val="3A7C22" w:themeColor="accent6" w:themeShade="BF"/>
          <w:sz w:val="22"/>
          <w:szCs w:val="22"/>
          <w:lang w:val="en-US"/>
        </w:rPr>
        <w:t>(Section 10.a)</w:t>
      </w:r>
      <w:r w:rsidRPr="00AB24EF">
        <w:rPr>
          <w:i/>
          <w:iCs/>
          <w:color w:val="3A7C22" w:themeColor="accent6" w:themeShade="BF"/>
          <w:sz w:val="22"/>
          <w:szCs w:val="22"/>
          <w:lang w:val="en-US"/>
        </w:rPr>
        <w:t xml:space="preserve"> where figures</w:t>
      </w:r>
      <w:r w:rsidR="00B03293">
        <w:rPr>
          <w:i/>
          <w:iCs/>
          <w:color w:val="3A7C22" w:themeColor="accent6" w:themeShade="BF"/>
          <w:sz w:val="22"/>
          <w:szCs w:val="22"/>
          <w:lang w:val="en-US"/>
        </w:rPr>
        <w:t>/results</w:t>
      </w:r>
      <w:r w:rsidRPr="00AB24EF">
        <w:rPr>
          <w:i/>
          <w:iCs/>
          <w:color w:val="3A7C22" w:themeColor="accent6" w:themeShade="BF"/>
          <w:sz w:val="22"/>
          <w:szCs w:val="22"/>
          <w:lang w:val="en-US"/>
        </w:rPr>
        <w:t xml:space="preserve"> are directly supported by </w:t>
      </w:r>
      <w:r>
        <w:rPr>
          <w:i/>
          <w:iCs/>
          <w:color w:val="3A7C22" w:themeColor="accent6" w:themeShade="BF"/>
          <w:sz w:val="22"/>
          <w:szCs w:val="22"/>
          <w:lang w:val="en-US"/>
        </w:rPr>
        <w:t xml:space="preserve">the </w:t>
      </w:r>
      <w:r w:rsidRPr="00AB24EF">
        <w:rPr>
          <w:i/>
          <w:iCs/>
          <w:color w:val="3A7C22" w:themeColor="accent6" w:themeShade="BF"/>
          <w:sz w:val="22"/>
          <w:szCs w:val="22"/>
          <w:lang w:val="en-US"/>
        </w:rPr>
        <w:t>evidence</w:t>
      </w:r>
      <w:r>
        <w:rPr>
          <w:i/>
          <w:iCs/>
          <w:color w:val="3A7C22" w:themeColor="accent6" w:themeShade="BF"/>
          <w:sz w:val="22"/>
          <w:szCs w:val="22"/>
          <w:lang w:val="en-US"/>
        </w:rPr>
        <w:t xml:space="preserve"> attached in Section 9, </w:t>
      </w:r>
      <w:r w:rsidRPr="00AB24EF">
        <w:rPr>
          <w:i/>
          <w:iCs/>
          <w:color w:val="3A7C22" w:themeColor="accent6" w:themeShade="BF"/>
          <w:sz w:val="22"/>
          <w:szCs w:val="22"/>
          <w:lang w:val="en-US"/>
        </w:rPr>
        <w:t xml:space="preserve">and </w:t>
      </w:r>
      <w:r w:rsidRPr="00CE7110">
        <w:rPr>
          <w:b/>
          <w:bCs/>
          <w:i/>
          <w:iCs/>
          <w:color w:val="3A7C22" w:themeColor="accent6" w:themeShade="BF"/>
          <w:sz w:val="22"/>
          <w:szCs w:val="22"/>
          <w:lang w:val="en-US"/>
        </w:rPr>
        <w:t>Extrapolated Estimates</w:t>
      </w:r>
      <w:r w:rsidRPr="00AB24EF">
        <w:rPr>
          <w:i/>
          <w:iCs/>
          <w:color w:val="3A7C22" w:themeColor="accent6" w:themeShade="BF"/>
          <w:sz w:val="22"/>
          <w:szCs w:val="22"/>
          <w:lang w:val="en-US"/>
        </w:rPr>
        <w:t xml:space="preserve"> (Section 10.b) where figures</w:t>
      </w:r>
      <w:r w:rsidR="00B03293">
        <w:rPr>
          <w:i/>
          <w:iCs/>
          <w:color w:val="3A7C22" w:themeColor="accent6" w:themeShade="BF"/>
          <w:sz w:val="22"/>
          <w:szCs w:val="22"/>
          <w:lang w:val="en-US"/>
        </w:rPr>
        <w:t>/results</w:t>
      </w:r>
      <w:r w:rsidRPr="00AB24EF">
        <w:rPr>
          <w:i/>
          <w:iCs/>
          <w:color w:val="3A7C22" w:themeColor="accent6" w:themeShade="BF"/>
          <w:sz w:val="22"/>
          <w:szCs w:val="22"/>
          <w:lang w:val="en-US"/>
        </w:rPr>
        <w:t xml:space="preserve"> are derived from </w:t>
      </w:r>
      <w:r w:rsidR="003B3276">
        <w:rPr>
          <w:i/>
          <w:iCs/>
          <w:color w:val="3A7C22" w:themeColor="accent6" w:themeShade="BF"/>
          <w:sz w:val="22"/>
          <w:szCs w:val="22"/>
          <w:lang w:val="en-US"/>
        </w:rPr>
        <w:t xml:space="preserve">reasoned, </w:t>
      </w:r>
      <w:r w:rsidRPr="00AB24EF">
        <w:rPr>
          <w:i/>
          <w:iCs/>
          <w:color w:val="3A7C22" w:themeColor="accent6" w:themeShade="BF"/>
          <w:sz w:val="22"/>
          <w:szCs w:val="22"/>
          <w:lang w:val="en-US"/>
        </w:rPr>
        <w:t xml:space="preserve">evidence-based assumptions. </w:t>
      </w:r>
    </w:p>
    <w:p w14:paraId="7E230FCE" w14:textId="15392FCC" w:rsidR="00E62A08" w:rsidRDefault="00E62A08" w:rsidP="00E62A08">
      <w:pPr>
        <w:spacing w:before="120" w:after="120" w:line="240" w:lineRule="auto"/>
        <w:jc w:val="both"/>
        <w:rPr>
          <w:i/>
          <w:iCs/>
          <w:color w:val="3A7C22" w:themeColor="accent6" w:themeShade="BF"/>
          <w:sz w:val="22"/>
          <w:szCs w:val="22"/>
          <w:lang w:val="en-US"/>
        </w:rPr>
      </w:pPr>
      <w:r w:rsidRPr="00AB24EF">
        <w:rPr>
          <w:i/>
          <w:iCs/>
          <w:color w:val="3A7C22" w:themeColor="accent6" w:themeShade="BF"/>
          <w:sz w:val="22"/>
          <w:szCs w:val="22"/>
          <w:lang w:val="en-US"/>
        </w:rPr>
        <w:t>For each entry, provide the unit being quantified</w:t>
      </w:r>
      <w:r w:rsidR="005B1102">
        <w:rPr>
          <w:i/>
          <w:iCs/>
          <w:color w:val="3A7C22" w:themeColor="accent6" w:themeShade="BF"/>
          <w:sz w:val="22"/>
          <w:szCs w:val="22"/>
          <w:lang w:val="en-US"/>
        </w:rPr>
        <w:t xml:space="preserve"> </w:t>
      </w:r>
      <w:r w:rsidR="005B1102">
        <w:rPr>
          <w:i/>
          <w:iCs/>
          <w:color w:val="3A7C22" w:themeColor="accent6" w:themeShade="BF"/>
          <w:sz w:val="22"/>
          <w:szCs w:val="22"/>
        </w:rPr>
        <w:t>(e.g., farmers</w:t>
      </w:r>
      <w:r w:rsidR="005B1102" w:rsidRPr="6D8F3259">
        <w:rPr>
          <w:i/>
          <w:iCs/>
          <w:color w:val="3A7C22" w:themeColor="accent6" w:themeShade="BF"/>
          <w:sz w:val="22"/>
          <w:szCs w:val="22"/>
        </w:rPr>
        <w:t xml:space="preserve">, </w:t>
      </w:r>
      <w:r w:rsidR="005B1102">
        <w:rPr>
          <w:i/>
          <w:iCs/>
          <w:color w:val="3A7C22" w:themeColor="accent6" w:themeShade="BF"/>
          <w:sz w:val="22"/>
          <w:szCs w:val="22"/>
        </w:rPr>
        <w:t>national policies, etc.)</w:t>
      </w:r>
      <w:r w:rsidRPr="00AB24EF">
        <w:rPr>
          <w:i/>
          <w:iCs/>
          <w:color w:val="3A7C22" w:themeColor="accent6" w:themeShade="BF"/>
          <w:sz w:val="22"/>
          <w:szCs w:val="22"/>
          <w:lang w:val="en-US"/>
        </w:rPr>
        <w:t>, the corresponding quantity, and a concise narrative explaining what the figure represents.</w:t>
      </w:r>
      <w:r w:rsidRPr="00737A27">
        <w:t xml:space="preserve"> </w:t>
      </w:r>
      <w:r w:rsidRPr="00737A27">
        <w:rPr>
          <w:i/>
          <w:iCs/>
          <w:color w:val="3A7C22" w:themeColor="accent6" w:themeShade="BF"/>
          <w:sz w:val="22"/>
          <w:szCs w:val="22"/>
          <w:lang w:val="en-US"/>
        </w:rPr>
        <w:t>Narratives reported under the Actual Count subsection will also be used to populate the Short Outcome Summary section of the OICR and should therefore be written as clear, standalone result statements.</w:t>
      </w:r>
    </w:p>
    <w:p w14:paraId="0EBBFFB6" w14:textId="77777777" w:rsidR="009F0E7E" w:rsidRPr="00E62A08" w:rsidRDefault="009F0E7E" w:rsidP="009F0E7E">
      <w:pPr>
        <w:spacing w:before="120" w:after="120" w:line="240" w:lineRule="auto"/>
        <w:jc w:val="both"/>
        <w:rPr>
          <w:i/>
          <w:iCs/>
          <w:color w:val="3A7C22" w:themeColor="accent6" w:themeShade="BF"/>
          <w:sz w:val="22"/>
          <w:szCs w:val="22"/>
          <w:lang w:val="en-US"/>
        </w:rPr>
      </w:pPr>
      <w:r w:rsidRPr="00CA4811">
        <w:rPr>
          <w:i/>
          <w:iCs/>
          <w:color w:val="3A7C22" w:themeColor="accent6" w:themeShade="BF"/>
          <w:sz w:val="22"/>
          <w:szCs w:val="22"/>
          <w:lang w:val="en-US"/>
        </w:rPr>
        <w:t>If more than one unit of measure is used, click the plus (</w:t>
      </w:r>
      <w:r w:rsidRPr="00CA4811">
        <w:rPr>
          <w:b/>
          <w:bCs/>
          <w:i/>
          <w:iCs/>
          <w:color w:val="0070C0"/>
          <w:sz w:val="22"/>
          <w:szCs w:val="22"/>
          <w:lang w:val="en-US"/>
        </w:rPr>
        <w:t>+</w:t>
      </w:r>
      <w:r w:rsidRPr="00CA4811">
        <w:rPr>
          <w:i/>
          <w:iCs/>
          <w:color w:val="3A7C22" w:themeColor="accent6" w:themeShade="BF"/>
          <w:sz w:val="22"/>
          <w:szCs w:val="22"/>
          <w:lang w:val="en-US"/>
        </w:rPr>
        <w:t>) sign at the end of the last row to create another table.</w:t>
      </w:r>
    </w:p>
    <w:p w14:paraId="2222526A" w14:textId="6E350734" w:rsidR="00E62A08" w:rsidRDefault="00E62A08" w:rsidP="00E62A08">
      <w:pPr>
        <w:spacing w:before="120" w:after="120" w:line="240" w:lineRule="auto"/>
        <w:jc w:val="both"/>
        <w:rPr>
          <w:i/>
          <w:iCs/>
          <w:color w:val="3A7C22" w:themeColor="accent6" w:themeShade="BF"/>
          <w:sz w:val="22"/>
          <w:szCs w:val="22"/>
          <w:lang w:val="en-US"/>
        </w:rPr>
      </w:pPr>
      <w:r w:rsidRPr="00D50340">
        <w:rPr>
          <w:i/>
          <w:color w:val="3A7C22" w:themeColor="accent6" w:themeShade="BF"/>
          <w:sz w:val="22"/>
          <w:szCs w:val="22"/>
          <w:lang w:val="en-US"/>
        </w:rPr>
        <w:t xml:space="preserve">For detailed instructions, recommended units, and examples, please consult the </w:t>
      </w:r>
      <w:hyperlink r:id="rId35" w:history="1">
        <w:r w:rsidRPr="00D50340">
          <w:rPr>
            <w:rStyle w:val="Hyperlink"/>
            <w:i/>
            <w:sz w:val="22"/>
            <w:szCs w:val="22"/>
            <w:lang w:val="en-US"/>
          </w:rPr>
          <w:t>Quantification Section Guidance</w:t>
        </w:r>
      </w:hyperlink>
      <w:r w:rsidR="009F0E7E">
        <w:t>.</w:t>
      </w:r>
      <w:r w:rsidRPr="00AB24EF">
        <w:rPr>
          <w:i/>
          <w:iCs/>
          <w:color w:val="3A7C22" w:themeColor="accent6" w:themeShade="BF"/>
          <w:sz w:val="22"/>
          <w:szCs w:val="22"/>
          <w:lang w:val="en-US"/>
        </w:rPr>
        <w:t xml:space="preserve"> </w:t>
      </w:r>
    </w:p>
    <w:p w14:paraId="3E45DB98" w14:textId="7E033848" w:rsidR="00491955" w:rsidRDefault="00004114" w:rsidP="00491955">
      <w:pPr>
        <w:spacing w:after="120" w:line="240" w:lineRule="auto"/>
        <w:rPr>
          <w:i/>
          <w:iCs/>
          <w:color w:val="0070C0"/>
          <w:sz w:val="22"/>
          <w:szCs w:val="22"/>
          <w:lang w:val="en-US"/>
        </w:rPr>
      </w:pPr>
      <w:r w:rsidRPr="00004114">
        <w:rPr>
          <w:i/>
          <w:iCs/>
          <w:color w:val="3A7C22" w:themeColor="accent6" w:themeShade="BF"/>
          <w:sz w:val="22"/>
          <w:szCs w:val="22"/>
          <w:lang w:val="en-US"/>
        </w:rPr>
        <w:t xml:space="preserve">You can </w:t>
      </w:r>
      <w:r w:rsidR="009F0E7E">
        <w:rPr>
          <w:i/>
          <w:iCs/>
          <w:color w:val="3A7C22" w:themeColor="accent6" w:themeShade="BF"/>
          <w:sz w:val="22"/>
          <w:szCs w:val="22"/>
          <w:lang w:val="en-US"/>
        </w:rPr>
        <w:t xml:space="preserve">also </w:t>
      </w:r>
      <w:r w:rsidRPr="00004114">
        <w:rPr>
          <w:i/>
          <w:iCs/>
          <w:color w:val="3A7C22" w:themeColor="accent6" w:themeShade="BF"/>
          <w:sz w:val="22"/>
          <w:szCs w:val="22"/>
          <w:lang w:val="en-US"/>
        </w:rPr>
        <w:t xml:space="preserve">find good examples from previous OICRs </w:t>
      </w:r>
      <w:hyperlink r:id="rId36" w:history="1">
        <w:r w:rsidRPr="00004114">
          <w:rPr>
            <w:rStyle w:val="Hyperlink"/>
            <w:b/>
            <w:bCs/>
            <w:i/>
            <w:iCs/>
            <w:sz w:val="22"/>
            <w:szCs w:val="22"/>
          </w:rPr>
          <w:t>here</w:t>
        </w:r>
      </w:hyperlink>
      <w:r w:rsidRPr="00004114">
        <w:rPr>
          <w:i/>
          <w:iCs/>
          <w:color w:val="0070C0"/>
          <w:sz w:val="22"/>
          <w:szCs w:val="22"/>
          <w:lang w:val="en-US"/>
        </w:rPr>
        <w:t>.</w:t>
      </w:r>
    </w:p>
    <w:p w14:paraId="1973E38C" w14:textId="77777777" w:rsidR="00A65463" w:rsidRDefault="00A65463" w:rsidP="00491955">
      <w:pPr>
        <w:spacing w:after="120" w:line="240" w:lineRule="auto"/>
        <w:rPr>
          <w:i/>
          <w:iCs/>
          <w:color w:val="3A7C22" w:themeColor="accent6" w:themeShade="BF"/>
          <w:sz w:val="22"/>
          <w:szCs w:val="22"/>
          <w:lang w:val="en-US"/>
        </w:rPr>
      </w:pPr>
    </w:p>
    <w:p w14:paraId="6ABBD39E" w14:textId="39E66C55" w:rsidR="0028485B" w:rsidRPr="00A65463" w:rsidRDefault="00A65463" w:rsidP="00A65463">
      <w:pPr>
        <w:pStyle w:val="Heading2"/>
        <w:numPr>
          <w:ilvl w:val="0"/>
          <w:numId w:val="0"/>
        </w:numPr>
        <w:rPr>
          <w:lang w:val="en-US"/>
        </w:rPr>
      </w:pPr>
      <w:r>
        <w:rPr>
          <w:lang w:val="en-US"/>
        </w:rPr>
        <w:t xml:space="preserve">11. </w:t>
      </w:r>
      <w:r w:rsidRPr="00A65463">
        <w:rPr>
          <w:lang w:val="en-US"/>
        </w:rPr>
        <w:t>Contribution to SDG Targets</w:t>
      </w:r>
    </w:p>
    <w:tbl>
      <w:tblPr>
        <w:tblStyle w:val="TableGrid"/>
        <w:tblW w:w="0" w:type="auto"/>
        <w:tblLook w:val="04A0" w:firstRow="1" w:lastRow="0" w:firstColumn="1" w:lastColumn="0" w:noHBand="0" w:noVBand="1"/>
      </w:tblPr>
      <w:tblGrid>
        <w:gridCol w:w="9350"/>
      </w:tblGrid>
      <w:sdt>
        <w:sdtPr>
          <w:rPr>
            <w:color w:val="0070C0"/>
            <w:sz w:val="22"/>
            <w:szCs w:val="22"/>
            <w:lang w:val="en-US"/>
          </w:rPr>
          <w:id w:val="-1029486062"/>
          <w15:repeatingSection/>
        </w:sdtPr>
        <w:sdtEndPr/>
        <w:sdtContent>
          <w:sdt>
            <w:sdtPr>
              <w:rPr>
                <w:color w:val="0070C0"/>
                <w:sz w:val="22"/>
                <w:szCs w:val="22"/>
                <w:lang w:val="en-US"/>
              </w:rPr>
              <w:id w:val="-546533098"/>
              <w:placeholder>
                <w:docPart w:val="127EECCCDB4C41B1B2F27FB495915255"/>
              </w:placeholder>
              <w15:repeatingSectionItem/>
            </w:sdtPr>
            <w:sdtEndPr/>
            <w:sdtContent>
              <w:tr w:rsidR="0028485B" w:rsidRPr="00225384" w14:paraId="722A0BCC" w14:textId="77777777">
                <w:sdt>
                  <w:sdtPr>
                    <w:rPr>
                      <w:color w:val="0070C0"/>
                      <w:sz w:val="22"/>
                      <w:szCs w:val="22"/>
                      <w:lang w:val="en-US"/>
                    </w:rPr>
                    <w:alias w:val="Select one."/>
                    <w:tag w:val="Select one."/>
                    <w:id w:val="1335342914"/>
                    <w:placeholder>
                      <w:docPart w:val="172B05C31E054D3B82C7D7F38297BA50"/>
                    </w:placeholder>
                    <w:showingPlcHdr/>
                    <w:comboBox>
                      <w:listItem w:value="Choose an item."/>
                      <w:listItem w:displayText="1.1 - By 2030, eradicate extreme poverty for all people everywhere, currently measured as people living on less than $1.25 a day" w:value="1.1 - By 2030, eradicate extreme poverty for all people everywhere, currently measured as people living on less than $1.25 a day"/>
                      <w:listItem w:displayText="1.4 - By 2030, ensure that all men and women, in particular the poor and the vulnerable, have equal rights to economic resources, as well as access to basic services, ownership and control over land and other forms of property, inheritance, natural resourc" w:value="1.4 - By 2030, ensure that all men and women, in particular the poor and the vulnerable, have equal rights to economic resources, as well as access to basic services, ownership and control over land and other forms of property, inheritance, natural resourc"/>
                      <w:listItem w:displayText="1.5 - By 2030, build the resilience of the poor and those in vulnerable situations and reduce their exposure and vulnerability to climate-related extreme events and other economic, social and environmental shocks and disasters" w:value="1.5 - By 2030, build the resilience of the poor and those in vulnerable situations and reduce their exposure and vulnerability to climate-related extreme events and other economic, social and environmental shocks and disasters"/>
                      <w:listItem w:displayText="2.2 - By 2030, end all forms of malnutrition, including achieving, by 2025, the internationally agreed targets on stunting and wasting in children under 5 years of age, and address the nutritional needs of adolescent girls, pregnant and lactating women and" w:value="2.2 - By 2030, end all forms of malnutrition, including achieving, by 2025, the internationally agreed targets on stunting and wasting in children under 5 years of age, and address the nutritional needs of adolescent girls, pregnant and lactating women and"/>
                      <w:listItem w:displayText="2.3 - By 2030, double the agricultural productivity and incomes of small-scale food producers, in particular women, indigenous peoples, family farmers, pastoralists and fishers, including through secure and equal access to land, other productive resources " w:value="2.3 - By 2030, double the agricultural productivity and incomes of small-scale food producers, in particular women, indigenous peoples, family farmers, pastoralists and fishers, including through secure and equal access to land, other productive resources "/>
                      <w:listItem w:displayText="2.4 - By 2030, ensure sustainable food production systems and implement resilient agricultural practices that increase productivity and production, that help maintain ecosystems, that strengthen capacity for adaptation to climate change, extreme weather, d" w:value="2.4 - By 2030, ensure sustainable food production systems and implement resilient agricultural practices that increase productivity and production, that help maintain ecosystems, that strengthen capacity for adaptation to climate change, extreme weather, d"/>
                      <w:listItem w:displayText="2.5 - By 2020, maintain the genetic diversity of seeds, cultivated plants and farmed and domesticated animals and their related wild species, including through soundly managed and diversified seed and plant banks at the national, regional and international" w:value="2.5 - By 2020, maintain the genetic diversity of seeds, cultivated plants and farmed and domesticated animals and their related wild species, including through soundly managed and diversified seed and plant banks at the national, regional and international"/>
                      <w:listItem w:displayText="4.4 - By 2030, substantially increase the number of youth and adults who have relevant skills, including technical and vocational skills, for employment, decent jobs and entrepreneurship" w:value="4.4 - By 2030, substantially increase the number of youth and adults who have relevant skills, including technical and vocational skills, for employment, decent jobs and entrepreneurship"/>
                      <w:listItem w:displayText="12.1 - Implement the 10‑Year Framework of Programmes on Sustainable Consumption and Production Patterns, all countries taking action, with developed countries taking the lead, taking into account the development and capabilities of developing countries" w:value="12.1 - Implement the 10‑Year Framework of Programmes on Sustainable Consumption and Production Patterns, all countries taking action, with developed countries taking the lead, taking into account the development and capabilities of developing countries"/>
                      <w:listItem w:displayText="12.6 - Encourage companies, especially large and transnational companies, to adopt sustainable practices and to integrate sustainability information into their reporting cycle" w:value="12.6 - Encourage companies, especially large and transnational companies, to adopt sustainable practices and to integrate sustainability information into their reporting cycle"/>
                      <w:listItem w:displayText="13.1 - Strengthen resilience and adaptive capacity to climate-related hazards and natural disasters in all countries" w:value="13.1 - Strengthen resilience and adaptive capacity to climate-related hazards and natural disasters in all countries"/>
                      <w:listItem w:displayText="13.2 - Integrate climate change measures into national policies, strategies and planning" w:value="13.2 - Integrate climate change measures into national policies, strategies and planning"/>
                      <w:listItem w:displayText="13.3 - Improve education, awareness-raising and human and institutional capacity on climate change mitigation, adaptation, impact reduction and early warning" w:value="13.3 - Improve education, awareness-raising and human and institutional capacity on climate change mitigation, adaptation, impact reduction and early warning"/>
                      <w:listItem w:displayText="15.3 - By 2030, combat desertification, restore degraded land and soil, including land affected by desertification, drought and floods, and strive to achieve a land degradation-neutral world" w:value="15.3 - By 2030, combat desertification, restore degraded land and soil, including land affected by desertification, drought and floods, and strive to achieve a land degradation-neutral world"/>
                    </w:comboBox>
                  </w:sdtPr>
                  <w:sdtEndPr/>
                  <w:sdtContent>
                    <w:tc>
                      <w:tcPr>
                        <w:tcW w:w="9350" w:type="dxa"/>
                        <w:tcBorders>
                          <w:top w:val="single" w:sz="4" w:space="0" w:color="auto"/>
                          <w:bottom w:val="single" w:sz="4" w:space="0" w:color="auto"/>
                        </w:tcBorders>
                        <w:shd w:val="clear" w:color="auto" w:fill="F2F2F2" w:themeFill="background1" w:themeFillShade="F2"/>
                      </w:tcPr>
                      <w:p w14:paraId="21FC9698" w14:textId="77777777" w:rsidR="0028485B" w:rsidRPr="00225384" w:rsidRDefault="0028485B">
                        <w:pPr>
                          <w:spacing w:after="120"/>
                          <w:rPr>
                            <w:color w:val="0070C0"/>
                            <w:sz w:val="22"/>
                            <w:szCs w:val="22"/>
                            <w:lang w:val="en-US"/>
                          </w:rPr>
                        </w:pPr>
                        <w:r w:rsidRPr="003E7BC2">
                          <w:rPr>
                            <w:rStyle w:val="PlaceholderText"/>
                            <w:i/>
                            <w:iCs/>
                            <w:color w:val="808080" w:themeColor="background1" w:themeShade="80"/>
                            <w:sz w:val="22"/>
                            <w:szCs w:val="22"/>
                          </w:rPr>
                          <w:t>Choose an item.</w:t>
                        </w:r>
                      </w:p>
                    </w:tc>
                  </w:sdtContent>
                </w:sdt>
              </w:tr>
            </w:sdtContent>
          </w:sdt>
        </w:sdtContent>
      </w:sdt>
      <w:tr w:rsidR="0028485B" w:rsidRPr="00174CDD" w14:paraId="5455B4D3" w14:textId="77777777">
        <w:tc>
          <w:tcPr>
            <w:tcW w:w="9350" w:type="dxa"/>
            <w:tcBorders>
              <w:top w:val="single" w:sz="4" w:space="0" w:color="auto"/>
              <w:left w:val="nil"/>
              <w:bottom w:val="nil"/>
              <w:right w:val="nil"/>
            </w:tcBorders>
          </w:tcPr>
          <w:p w14:paraId="5213955B" w14:textId="4154EF38" w:rsidR="0028485B" w:rsidRDefault="0028485B">
            <w:pPr>
              <w:spacing w:after="120"/>
              <w:rPr>
                <w:b/>
                <w:bCs/>
                <w:color w:val="0070C0"/>
                <w:sz w:val="22"/>
                <w:szCs w:val="22"/>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 xml:space="preserve">sign at the end of the </w:t>
            </w:r>
            <w:r>
              <w:rPr>
                <w:i/>
                <w:iCs/>
                <w:color w:val="C00000"/>
                <w:sz w:val="20"/>
                <w:szCs w:val="20"/>
                <w:lang w:val="en-US"/>
              </w:rPr>
              <w:t>row to choose another item as needed</w:t>
            </w:r>
            <w:r w:rsidRPr="00052F61">
              <w:rPr>
                <w:i/>
                <w:iCs/>
                <w:color w:val="C00000"/>
                <w:sz w:val="20"/>
                <w:szCs w:val="20"/>
                <w:lang w:val="en-US"/>
              </w:rPr>
              <w:t>.</w:t>
            </w:r>
          </w:p>
        </w:tc>
      </w:tr>
    </w:tbl>
    <w:p w14:paraId="4E1C8CDA" w14:textId="77777777" w:rsidR="0028485B" w:rsidRPr="0028485B" w:rsidRDefault="0028485B" w:rsidP="0028485B">
      <w:pPr>
        <w:rPr>
          <w:sz w:val="22"/>
          <w:szCs w:val="22"/>
          <w:lang w:val="en-US"/>
        </w:rPr>
      </w:pPr>
    </w:p>
    <w:p w14:paraId="025B6D36" w14:textId="4336EF87" w:rsidR="00491955" w:rsidRDefault="00491955" w:rsidP="007C1FF1">
      <w:pPr>
        <w:pStyle w:val="Heading1"/>
      </w:pPr>
      <w:r w:rsidRPr="009D7153">
        <w:t xml:space="preserve">Part </w:t>
      </w:r>
      <w:r>
        <w:t>I</w:t>
      </w:r>
      <w:r w:rsidRPr="009D7153">
        <w:t xml:space="preserve">I: </w:t>
      </w:r>
      <w:r>
        <w:t>CGIAR Alignment</w:t>
      </w:r>
    </w:p>
    <w:p w14:paraId="6AA18744" w14:textId="1E550E94" w:rsidR="007C1FF1" w:rsidRPr="00126EF3" w:rsidRDefault="00126EF3" w:rsidP="000A0ECC">
      <w:pPr>
        <w:pStyle w:val="Heading3"/>
      </w:pPr>
      <w:r>
        <w:t xml:space="preserve">12. </w:t>
      </w:r>
      <w:r w:rsidRPr="00126EF3">
        <w:t>Link to Impact Areas and Global Targets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16"/>
      </w:tblGrid>
      <w:tr w:rsidR="00D05C23" w:rsidRPr="00666141" w14:paraId="35EA6869" w14:textId="77777777">
        <w:tc>
          <w:tcPr>
            <w:tcW w:w="9360" w:type="dxa"/>
            <w:gridSpan w:val="2"/>
          </w:tcPr>
          <w:p w14:paraId="0D07D4DA" w14:textId="2A5C798A" w:rsidR="0032048E" w:rsidRPr="007E66FE" w:rsidRDefault="002E2025" w:rsidP="00D50340">
            <w:pPr>
              <w:spacing w:before="60" w:after="60"/>
              <w:jc w:val="both"/>
              <w:rPr>
                <w:i/>
                <w:iCs/>
                <w:color w:val="3A7C22" w:themeColor="accent6" w:themeShade="BF"/>
                <w:sz w:val="22"/>
                <w:szCs w:val="22"/>
                <w:lang w:val="en-US"/>
              </w:rPr>
            </w:pPr>
            <w:r w:rsidRPr="007E66FE">
              <w:rPr>
                <w:b/>
                <w:bCs/>
                <w:i/>
                <w:iCs/>
                <w:color w:val="3A7C22" w:themeColor="accent6" w:themeShade="BF"/>
                <w:sz w:val="22"/>
                <w:szCs w:val="22"/>
                <w:lang w:val="en-US"/>
              </w:rPr>
              <w:t>Note</w:t>
            </w:r>
            <w:r w:rsidR="008568ED" w:rsidRPr="007E66FE">
              <w:rPr>
                <w:b/>
                <w:bCs/>
                <w:i/>
                <w:iCs/>
                <w:color w:val="3A7C22" w:themeColor="accent6" w:themeShade="BF"/>
                <w:sz w:val="22"/>
                <w:szCs w:val="22"/>
                <w:lang w:val="en-US"/>
              </w:rPr>
              <w:t xml:space="preserve"> 1</w:t>
            </w:r>
            <w:r w:rsidRPr="007E66FE">
              <w:rPr>
                <w:i/>
                <w:iCs/>
                <w:color w:val="3A7C22" w:themeColor="accent6" w:themeShade="BF"/>
                <w:sz w:val="22"/>
                <w:szCs w:val="22"/>
                <w:lang w:val="en-US"/>
              </w:rPr>
              <w:t xml:space="preserve">: </w:t>
            </w:r>
            <w:r w:rsidR="0032048E" w:rsidRPr="007E66FE">
              <w:rPr>
                <w:i/>
                <w:iCs/>
                <w:color w:val="3A7C22" w:themeColor="accent6" w:themeShade="BF"/>
                <w:sz w:val="22"/>
                <w:szCs w:val="22"/>
                <w:lang w:val="en-US"/>
              </w:rPr>
              <w:t>Provide a score (0, 1</w:t>
            </w:r>
            <w:r w:rsidR="001A26D2">
              <w:rPr>
                <w:i/>
                <w:iCs/>
                <w:color w:val="3A7C22" w:themeColor="accent6" w:themeShade="BF"/>
                <w:sz w:val="22"/>
                <w:szCs w:val="22"/>
                <w:lang w:val="en-US"/>
              </w:rPr>
              <w:t>,</w:t>
            </w:r>
            <w:r w:rsidR="0032048E" w:rsidRPr="007E66FE">
              <w:rPr>
                <w:i/>
                <w:iCs/>
                <w:color w:val="3A7C22" w:themeColor="accent6" w:themeShade="BF"/>
                <w:sz w:val="22"/>
                <w:szCs w:val="22"/>
                <w:lang w:val="en-US"/>
              </w:rPr>
              <w:t xml:space="preserve"> or 2) indicating the relevance of the outcome/impact for each of the 5 Impact Areas (IAs). IA scores are defined as follows:</w:t>
            </w:r>
          </w:p>
          <w:p w14:paraId="68A62AF8" w14:textId="7709466B" w:rsidR="0032048E" w:rsidRPr="007E66FE" w:rsidRDefault="0032048E" w:rsidP="00126EF3">
            <w:pPr>
              <w:spacing w:before="60" w:after="60"/>
              <w:jc w:val="both"/>
              <w:rPr>
                <w:i/>
                <w:iCs/>
                <w:color w:val="3A7C22" w:themeColor="accent6" w:themeShade="BF"/>
                <w:sz w:val="22"/>
                <w:szCs w:val="22"/>
                <w:lang w:val="en-US"/>
              </w:rPr>
            </w:pPr>
            <w:r w:rsidRPr="007E66FE">
              <w:rPr>
                <w:i/>
                <w:iCs/>
                <w:color w:val="3A7C22" w:themeColor="accent6" w:themeShade="BF"/>
                <w:sz w:val="22"/>
                <w:szCs w:val="22"/>
                <w:lang w:val="en-US"/>
              </w:rPr>
              <w:t>0 = Not targeted: The result has been screened against the IA, but it has not been found to directly contribute to any aspect of the IA as it is outlined in the CGIAR 2030 Research and Innovation Strategy.</w:t>
            </w:r>
          </w:p>
          <w:p w14:paraId="49CB56CB" w14:textId="25B73F22" w:rsidR="0032048E" w:rsidRPr="007E66FE" w:rsidRDefault="0032048E" w:rsidP="00126EF3">
            <w:pPr>
              <w:spacing w:before="60" w:after="60"/>
              <w:jc w:val="both"/>
              <w:rPr>
                <w:i/>
                <w:iCs/>
                <w:color w:val="3A7C22" w:themeColor="accent6" w:themeShade="BF"/>
                <w:sz w:val="22"/>
                <w:szCs w:val="22"/>
                <w:lang w:val="en-US"/>
              </w:rPr>
            </w:pPr>
            <w:r w:rsidRPr="007E66FE">
              <w:rPr>
                <w:i/>
                <w:iCs/>
                <w:color w:val="3A7C22" w:themeColor="accent6" w:themeShade="BF"/>
                <w:sz w:val="22"/>
                <w:szCs w:val="22"/>
                <w:lang w:val="en-US"/>
              </w:rPr>
              <w:t xml:space="preserve">1 = Significant: The result directly contributes to one or more aspects of the IA. However, contributing to the IA is not the </w:t>
            </w:r>
            <w:r w:rsidR="004734E6" w:rsidRPr="6D8F3259">
              <w:rPr>
                <w:i/>
                <w:iCs/>
                <w:color w:val="3A7C22" w:themeColor="accent6" w:themeShade="BF"/>
                <w:sz w:val="22"/>
                <w:szCs w:val="22"/>
              </w:rPr>
              <w:t>result</w:t>
            </w:r>
            <w:r w:rsidR="004734E6">
              <w:rPr>
                <w:i/>
                <w:iCs/>
                <w:color w:val="3A7C22" w:themeColor="accent6" w:themeShade="BF"/>
                <w:sz w:val="22"/>
                <w:szCs w:val="22"/>
              </w:rPr>
              <w:t>’s</w:t>
            </w:r>
            <w:r w:rsidR="004734E6" w:rsidRPr="6D8F3259">
              <w:rPr>
                <w:i/>
                <w:iCs/>
                <w:color w:val="3A7C22" w:themeColor="accent6" w:themeShade="BF"/>
                <w:sz w:val="22"/>
                <w:szCs w:val="22"/>
              </w:rPr>
              <w:t xml:space="preserve"> </w:t>
            </w:r>
            <w:r w:rsidRPr="007E66FE">
              <w:rPr>
                <w:i/>
                <w:iCs/>
                <w:color w:val="3A7C22" w:themeColor="accent6" w:themeShade="BF"/>
                <w:sz w:val="22"/>
                <w:szCs w:val="22"/>
                <w:lang w:val="en-US"/>
              </w:rPr>
              <w:t>principal objective.</w:t>
            </w:r>
          </w:p>
          <w:p w14:paraId="11FECA9B" w14:textId="7F0E6B51" w:rsidR="008568ED" w:rsidRPr="007E66FE" w:rsidRDefault="0032048E" w:rsidP="00126EF3">
            <w:pPr>
              <w:spacing w:before="60" w:after="60"/>
              <w:jc w:val="both"/>
              <w:rPr>
                <w:i/>
                <w:iCs/>
                <w:color w:val="3A7C22" w:themeColor="accent6" w:themeShade="BF"/>
                <w:sz w:val="22"/>
                <w:szCs w:val="22"/>
                <w:lang w:val="en-US"/>
              </w:rPr>
            </w:pPr>
            <w:r w:rsidRPr="007E66FE">
              <w:rPr>
                <w:i/>
                <w:iCs/>
                <w:color w:val="3A7C22" w:themeColor="accent6" w:themeShade="BF"/>
                <w:sz w:val="22"/>
                <w:szCs w:val="22"/>
                <w:lang w:val="en-US"/>
              </w:rPr>
              <w:t xml:space="preserve">2 = Principal: Contributing to one or more aspects of the IA is the </w:t>
            </w:r>
            <w:r w:rsidR="00463C55">
              <w:rPr>
                <w:i/>
                <w:iCs/>
                <w:color w:val="3A7C22" w:themeColor="accent6" w:themeShade="BF"/>
                <w:sz w:val="22"/>
                <w:szCs w:val="22"/>
                <w:lang w:val="en-US"/>
              </w:rPr>
              <w:t xml:space="preserve">result’s </w:t>
            </w:r>
            <w:r w:rsidRPr="007E66FE">
              <w:rPr>
                <w:i/>
                <w:iCs/>
                <w:color w:val="3A7C22" w:themeColor="accent6" w:themeShade="BF"/>
                <w:sz w:val="22"/>
                <w:szCs w:val="22"/>
                <w:lang w:val="en-US"/>
              </w:rPr>
              <w:t>principal objective. The IA is fundamental to the design of the activity leading to the result; the activity would not have been undertaken without this objective.</w:t>
            </w:r>
          </w:p>
          <w:p w14:paraId="557FE379" w14:textId="27D2DB47" w:rsidR="008568ED" w:rsidRPr="007E66FE" w:rsidRDefault="008568ED" w:rsidP="00D50340">
            <w:pPr>
              <w:spacing w:before="60" w:after="60"/>
              <w:jc w:val="both"/>
              <w:rPr>
                <w:i/>
                <w:iCs/>
                <w:color w:val="3A7C22" w:themeColor="accent6" w:themeShade="BF"/>
                <w:sz w:val="22"/>
                <w:szCs w:val="22"/>
                <w:lang w:val="en-US"/>
              </w:rPr>
            </w:pPr>
            <w:r w:rsidRPr="007E66FE">
              <w:rPr>
                <w:b/>
                <w:bCs/>
                <w:i/>
                <w:iCs/>
                <w:color w:val="3A7C22" w:themeColor="accent6" w:themeShade="BF"/>
                <w:sz w:val="22"/>
                <w:szCs w:val="22"/>
                <w:lang w:val="en-US"/>
              </w:rPr>
              <w:t>Note 2</w:t>
            </w:r>
            <w:r w:rsidRPr="007E66FE">
              <w:rPr>
                <w:i/>
                <w:iCs/>
                <w:color w:val="3A7C22" w:themeColor="accent6" w:themeShade="BF"/>
                <w:sz w:val="22"/>
                <w:szCs w:val="22"/>
                <w:lang w:val="en-US"/>
              </w:rPr>
              <w:t>: The full text may be incomplete for some global targets because of the word limit in the dropdown list</w:t>
            </w:r>
            <w:r w:rsidR="00251C7F">
              <w:rPr>
                <w:i/>
                <w:iCs/>
                <w:color w:val="3A7C22" w:themeColor="accent6" w:themeShade="BF"/>
                <w:sz w:val="22"/>
                <w:szCs w:val="22"/>
                <w:lang w:val="en-US"/>
              </w:rPr>
              <w:t>’s</w:t>
            </w:r>
            <w:r w:rsidRPr="007E66FE">
              <w:rPr>
                <w:i/>
                <w:iCs/>
                <w:color w:val="3A7C22" w:themeColor="accent6" w:themeShade="BF"/>
                <w:sz w:val="22"/>
                <w:szCs w:val="22"/>
                <w:lang w:val="en-US"/>
              </w:rPr>
              <w:t xml:space="preserve"> content control. However, you can type the missing text to complete the statement after the option has been selected. You can access the complete list </w:t>
            </w:r>
            <w:hyperlink r:id="rId37" w:tgtFrame="_blank" w:history="1">
              <w:r w:rsidRPr="007E66FE">
                <w:rPr>
                  <w:rStyle w:val="Hyperlink"/>
                  <w:b/>
                  <w:bCs/>
                  <w:i/>
                  <w:iCs/>
                  <w:sz w:val="22"/>
                  <w:szCs w:val="22"/>
                  <w:lang w:val="en-US"/>
                </w:rPr>
                <w:t>here</w:t>
              </w:r>
            </w:hyperlink>
            <w:r w:rsidRPr="007E66FE">
              <w:rPr>
                <w:i/>
                <w:iCs/>
                <w:color w:val="3A7C22" w:themeColor="accent6" w:themeShade="BF"/>
                <w:sz w:val="22"/>
                <w:szCs w:val="22"/>
                <w:lang w:val="en-US"/>
              </w:rPr>
              <w:t>.</w:t>
            </w:r>
          </w:p>
          <w:p w14:paraId="087970D6" w14:textId="18DFE9F2" w:rsidR="002E2025" w:rsidRPr="002E2025" w:rsidRDefault="002E2025" w:rsidP="002E2025">
            <w:pPr>
              <w:rPr>
                <w:lang w:val="en-US"/>
              </w:rPr>
            </w:pPr>
          </w:p>
        </w:tc>
      </w:tr>
      <w:tr w:rsidR="00D05C23" w:rsidRPr="00264F2A" w14:paraId="2AA64E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2"/>
            <w:tcBorders>
              <w:top w:val="nil"/>
              <w:left w:val="nil"/>
              <w:bottom w:val="single" w:sz="4" w:space="0" w:color="auto"/>
              <w:right w:val="nil"/>
            </w:tcBorders>
          </w:tcPr>
          <w:p w14:paraId="7CB4441F" w14:textId="493ED7BC" w:rsidR="00D05C23" w:rsidRPr="00264F2A" w:rsidRDefault="00D05C23" w:rsidP="00404A03">
            <w:pPr>
              <w:spacing w:after="120"/>
              <w:rPr>
                <w:color w:val="002060"/>
                <w:sz w:val="22"/>
                <w:szCs w:val="22"/>
                <w:lang w:val="en-US"/>
              </w:rPr>
            </w:pPr>
            <w:r>
              <w:rPr>
                <w:b/>
                <w:bCs/>
                <w:color w:val="002060"/>
                <w:sz w:val="22"/>
                <w:szCs w:val="22"/>
                <w:lang w:val="en-US"/>
              </w:rPr>
              <w:t>Impact Area 1</w:t>
            </w:r>
            <w:r w:rsidRPr="00264F2A">
              <w:rPr>
                <w:b/>
                <w:bCs/>
                <w:color w:val="002060"/>
                <w:sz w:val="22"/>
                <w:szCs w:val="22"/>
                <w:lang w:val="en-US"/>
              </w:rPr>
              <w:t xml:space="preserve">: </w:t>
            </w:r>
            <w:r>
              <w:rPr>
                <w:b/>
                <w:bCs/>
                <w:color w:val="002060"/>
                <w:sz w:val="22"/>
                <w:szCs w:val="22"/>
                <w:lang w:val="en-US"/>
              </w:rPr>
              <w:t>Nutrition, Health, and Food Security</w:t>
            </w:r>
          </w:p>
        </w:tc>
      </w:tr>
      <w:sdt>
        <w:sdtPr>
          <w:rPr>
            <w:color w:val="0070C0"/>
            <w:sz w:val="22"/>
            <w:szCs w:val="22"/>
            <w:lang w:val="en-US"/>
          </w:rPr>
          <w:id w:val="-995646012"/>
          <w15:repeatingSection/>
        </w:sdtPr>
        <w:sdtEndPr/>
        <w:sdtContent>
          <w:sdt>
            <w:sdtPr>
              <w:rPr>
                <w:color w:val="0070C0"/>
                <w:sz w:val="22"/>
                <w:szCs w:val="22"/>
                <w:lang w:val="en-US"/>
              </w:rPr>
              <w:id w:val="-1595168687"/>
              <w:placeholder>
                <w:docPart w:val="4FDB562F0BB0464692AAFC3293D2661B"/>
              </w:placeholder>
              <w15:repeatingSectionItem/>
            </w:sdtPr>
            <w:sdtEndPr/>
            <w:sdtContent>
              <w:tr w:rsidR="00811C05" w:rsidRPr="00457355" w14:paraId="0A3AC9B5" w14:textId="77777777" w:rsidTr="006F2B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sdt>
                  <w:sdtPr>
                    <w:rPr>
                      <w:color w:val="0070C0"/>
                      <w:sz w:val="22"/>
                      <w:szCs w:val="22"/>
                      <w:lang w:val="en-US"/>
                    </w:rPr>
                    <w:id w:val="-1955002589"/>
                    <w:placeholder>
                      <w:docPart w:val="6D981BA1639C434697D4805B9433A284"/>
                    </w:placeholder>
                    <w:showingPlcHdr/>
                    <w:comboBox>
                      <w:listItem w:displayText="0 - Not Targeted" w:value="0 - Not Targeted"/>
                      <w:listItem w:displayText="1 - Significant" w:value="1 - Significant"/>
                      <w:listItem w:displayText="2 - Principal" w:value="2 - Principal"/>
                    </w:comboBox>
                  </w:sdtPr>
                  <w:sdtEndPr/>
                  <w:sdtContent>
                    <w:tc>
                      <w:tcPr>
                        <w:tcW w:w="3544" w:type="dxa"/>
                        <w:tcBorders>
                          <w:top w:val="single" w:sz="4" w:space="0" w:color="auto"/>
                          <w:bottom w:val="single" w:sz="4" w:space="0" w:color="auto"/>
                        </w:tcBorders>
                        <w:shd w:val="clear" w:color="auto" w:fill="F2F2F2" w:themeFill="background1" w:themeFillShade="F2"/>
                      </w:tcPr>
                      <w:p w14:paraId="028E6006" w14:textId="6C1ECF61" w:rsidR="00811C05" w:rsidRDefault="002C4E5E" w:rsidP="00404A03">
                        <w:pPr>
                          <w:spacing w:after="120"/>
                          <w:rPr>
                            <w:color w:val="0070C0"/>
                            <w:sz w:val="22"/>
                            <w:szCs w:val="22"/>
                            <w:lang w:val="en-US"/>
                          </w:rPr>
                        </w:pPr>
                        <w:r w:rsidRPr="00D50340">
                          <w:rPr>
                            <w:rStyle w:val="PlaceholderText"/>
                            <w:i/>
                            <w:color w:val="747474" w:themeColor="background2" w:themeShade="80"/>
                            <w:sz w:val="22"/>
                            <w:szCs w:val="22"/>
                          </w:rPr>
                          <w:t xml:space="preserve">Choose </w:t>
                        </w:r>
                        <w:r w:rsidR="006F2BD7" w:rsidRPr="00D50340">
                          <w:rPr>
                            <w:rStyle w:val="PlaceholderText"/>
                            <w:i/>
                            <w:color w:val="747474" w:themeColor="background2" w:themeShade="80"/>
                            <w:sz w:val="22"/>
                            <w:szCs w:val="22"/>
                          </w:rPr>
                          <w:t>the Impact Area Score</w:t>
                        </w:r>
                        <w:r w:rsidRPr="00D50340">
                          <w:rPr>
                            <w:rStyle w:val="PlaceholderText"/>
                            <w:i/>
                            <w:color w:val="747474" w:themeColor="background2" w:themeShade="80"/>
                            <w:sz w:val="22"/>
                            <w:szCs w:val="22"/>
                          </w:rPr>
                          <w:t>.</w:t>
                        </w:r>
                      </w:p>
                    </w:tc>
                  </w:sdtContent>
                </w:sdt>
                <w:sdt>
                  <w:sdtPr>
                    <w:rPr>
                      <w:color w:val="0070C0"/>
                      <w:sz w:val="22"/>
                      <w:szCs w:val="22"/>
                      <w:lang w:val="en-US"/>
                    </w:rPr>
                    <w:alias w:val="Select one."/>
                    <w:tag w:val="Select one."/>
                    <w:id w:val="-1814479947"/>
                    <w:placeholder>
                      <w:docPart w:val="F254B343FA614684930E9911CC581C2B"/>
                    </w:placeholder>
                    <w:showingPlcHdr/>
                    <w:comboBox>
                      <w:listItem w:value="Choose an item."/>
                      <w:listItem w:displayText="End hunger for all and enable affordable healthy diets for the 3 billion people who do not currently have access to safe and nutritious food." w:value="End hunger for all and enable affordable healthy diets for the 3 billion people who do not currently have access to safe and nutritious food."/>
                      <w:listItem w:displayText="Reduce cases of foodborne illness (600 million annually) and zoonotic diseases (1 billion annually) by one third." w:value="Reduce cases of foodborne illness (600 million annually) and zoonotic diseases (1 billion annually) by one third."/>
                    </w:comboBox>
                  </w:sdtPr>
                  <w:sdtEndPr/>
                  <w:sdtContent>
                    <w:tc>
                      <w:tcPr>
                        <w:tcW w:w="5816" w:type="dxa"/>
                        <w:tcBorders>
                          <w:top w:val="single" w:sz="4" w:space="0" w:color="auto"/>
                          <w:bottom w:val="single" w:sz="4" w:space="0" w:color="auto"/>
                        </w:tcBorders>
                        <w:shd w:val="clear" w:color="auto" w:fill="F2F2F2" w:themeFill="background1" w:themeFillShade="F2"/>
                      </w:tcPr>
                      <w:p w14:paraId="492ACE57" w14:textId="5EB5317E" w:rsidR="00811C05" w:rsidRPr="00457355" w:rsidRDefault="00AD020E" w:rsidP="00404A03">
                        <w:pPr>
                          <w:spacing w:after="120"/>
                          <w:rPr>
                            <w:color w:val="0070C0"/>
                            <w:sz w:val="22"/>
                            <w:szCs w:val="22"/>
                            <w:lang w:val="en-US"/>
                          </w:rPr>
                        </w:pPr>
                        <w:r w:rsidRPr="006F2BD7">
                          <w:rPr>
                            <w:i/>
                            <w:iCs/>
                            <w:color w:val="747474" w:themeColor="background2" w:themeShade="80"/>
                            <w:sz w:val="22"/>
                            <w:szCs w:val="22"/>
                            <w:lang w:val="en-US"/>
                          </w:rPr>
                          <w:t>Choose one of the Global Targets</w:t>
                        </w:r>
                      </w:p>
                    </w:tc>
                  </w:sdtContent>
                </w:sdt>
              </w:tr>
            </w:sdtContent>
          </w:sdt>
        </w:sdtContent>
      </w:sdt>
      <w:tr w:rsidR="008A7DCC" w14:paraId="489713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2"/>
            <w:tcBorders>
              <w:top w:val="single" w:sz="4" w:space="0" w:color="auto"/>
              <w:left w:val="nil"/>
              <w:bottom w:val="nil"/>
              <w:right w:val="nil"/>
            </w:tcBorders>
          </w:tcPr>
          <w:p w14:paraId="0C58E007" w14:textId="64DCC0FA" w:rsidR="008A7DCC" w:rsidRPr="003E1F1E" w:rsidRDefault="008A7DCC" w:rsidP="00404A03">
            <w:pPr>
              <w:spacing w:after="120"/>
              <w:rPr>
                <w:color w:val="0070C0"/>
                <w:sz w:val="22"/>
                <w:szCs w:val="22"/>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 xml:space="preserve">sign at the end of the </w:t>
            </w:r>
            <w:r>
              <w:rPr>
                <w:i/>
                <w:iCs/>
                <w:color w:val="C00000"/>
                <w:sz w:val="20"/>
                <w:szCs w:val="20"/>
                <w:lang w:val="en-US"/>
              </w:rPr>
              <w:t>row to choose another item as needed</w:t>
            </w:r>
            <w:r w:rsidRPr="00052F61">
              <w:rPr>
                <w:i/>
                <w:iCs/>
                <w:color w:val="C00000"/>
                <w:sz w:val="20"/>
                <w:szCs w:val="20"/>
                <w:lang w:val="en-US"/>
              </w:rPr>
              <w:t>.</w:t>
            </w:r>
          </w:p>
        </w:tc>
      </w:tr>
      <w:tr w:rsidR="00D05C23" w:rsidRPr="00264F2A" w14:paraId="507921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2"/>
            <w:tcBorders>
              <w:top w:val="nil"/>
              <w:left w:val="nil"/>
              <w:bottom w:val="single" w:sz="4" w:space="0" w:color="auto"/>
              <w:right w:val="nil"/>
            </w:tcBorders>
          </w:tcPr>
          <w:p w14:paraId="66D9E6D3" w14:textId="03E433CF" w:rsidR="00D05C23" w:rsidRPr="00264F2A" w:rsidRDefault="00D05C23" w:rsidP="00404A03">
            <w:pPr>
              <w:spacing w:after="120"/>
              <w:rPr>
                <w:color w:val="002060"/>
                <w:sz w:val="22"/>
                <w:szCs w:val="22"/>
                <w:lang w:val="en-US"/>
              </w:rPr>
            </w:pPr>
            <w:r w:rsidRPr="001E783F">
              <w:rPr>
                <w:b/>
                <w:bCs/>
                <w:color w:val="002060"/>
                <w:sz w:val="22"/>
                <w:szCs w:val="22"/>
                <w:lang w:val="en-US"/>
              </w:rPr>
              <w:t>Impact Area 2: Poverty Reduction, Livelihoods, and Jobs</w:t>
            </w:r>
          </w:p>
        </w:tc>
      </w:tr>
      <w:sdt>
        <w:sdtPr>
          <w:rPr>
            <w:color w:val="0070C0"/>
            <w:sz w:val="22"/>
            <w:szCs w:val="22"/>
            <w:lang w:val="en-US"/>
          </w:rPr>
          <w:id w:val="-481007232"/>
          <w15:repeatingSection/>
        </w:sdtPr>
        <w:sdtEndPr/>
        <w:sdtContent>
          <w:sdt>
            <w:sdtPr>
              <w:rPr>
                <w:color w:val="0070C0"/>
                <w:sz w:val="22"/>
                <w:szCs w:val="22"/>
                <w:lang w:val="en-US"/>
              </w:rPr>
              <w:id w:val="-1644113898"/>
              <w:placeholder>
                <w:docPart w:val="3FFFDBE863B94EAAAF3701B2B032423C"/>
              </w:placeholder>
              <w15:repeatingSectionItem/>
            </w:sdtPr>
            <w:sdtEndPr/>
            <w:sdtContent>
              <w:tr w:rsidR="00811C05" w:rsidRPr="00457355" w14:paraId="670CA5E5" w14:textId="77777777" w:rsidTr="006F2B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sdt>
                  <w:sdtPr>
                    <w:rPr>
                      <w:color w:val="0070C0"/>
                      <w:sz w:val="22"/>
                      <w:szCs w:val="22"/>
                      <w:lang w:val="en-US"/>
                    </w:rPr>
                    <w:id w:val="1632595493"/>
                    <w:placeholder>
                      <w:docPart w:val="689CBE54746A44BBBD1291DE670F07EF"/>
                    </w:placeholder>
                    <w:showingPlcHdr/>
                    <w:comboBox>
                      <w:listItem w:displayText="0 - Not Targeted" w:value="0 - Not Targeted"/>
                      <w:listItem w:displayText="1 - Significant" w:value="1 - Significant"/>
                      <w:listItem w:displayText="2 - Principal" w:value="2 - Principal"/>
                    </w:comboBox>
                  </w:sdtPr>
                  <w:sdtEndPr/>
                  <w:sdtContent>
                    <w:tc>
                      <w:tcPr>
                        <w:tcW w:w="3544" w:type="dxa"/>
                        <w:tcBorders>
                          <w:top w:val="single" w:sz="4" w:space="0" w:color="auto"/>
                          <w:bottom w:val="single" w:sz="4" w:space="0" w:color="auto"/>
                        </w:tcBorders>
                        <w:shd w:val="clear" w:color="auto" w:fill="F2F2F2" w:themeFill="background1" w:themeFillShade="F2"/>
                      </w:tcPr>
                      <w:p w14:paraId="7CAC569D" w14:textId="663C0FDC" w:rsidR="00811C05" w:rsidRDefault="008A7DCC" w:rsidP="00404A03">
                        <w:pPr>
                          <w:spacing w:after="120"/>
                          <w:rPr>
                            <w:color w:val="0070C0"/>
                            <w:sz w:val="22"/>
                            <w:szCs w:val="22"/>
                            <w:lang w:val="en-US"/>
                          </w:rPr>
                        </w:pPr>
                        <w:r w:rsidRPr="00D50340">
                          <w:rPr>
                            <w:rStyle w:val="PlaceholderText"/>
                            <w:i/>
                            <w:color w:val="747474" w:themeColor="background2" w:themeShade="80"/>
                            <w:sz w:val="22"/>
                            <w:szCs w:val="22"/>
                          </w:rPr>
                          <w:t>Choose the Impact Area Score.</w:t>
                        </w:r>
                      </w:p>
                    </w:tc>
                  </w:sdtContent>
                </w:sdt>
                <w:sdt>
                  <w:sdtPr>
                    <w:rPr>
                      <w:color w:val="0070C0"/>
                      <w:sz w:val="22"/>
                      <w:szCs w:val="22"/>
                      <w:lang w:val="en-US"/>
                    </w:rPr>
                    <w:alias w:val="Select one."/>
                    <w:tag w:val="Select one."/>
                    <w:id w:val="1422910185"/>
                    <w:placeholder>
                      <w:docPart w:val="4A6FBF35E2824F9780A2806A53566181"/>
                    </w:placeholder>
                    <w:showingPlcHdr/>
                    <w:comboBox>
                      <w:listItem w:value="Choose an item."/>
                      <w:listItem w:displayText="Lift at least 500 million people living in rural areas above the extreme poverty line of US $1.90 per day (2011 PPP)." w:value="Lift at least 500 million people living in rural areas above the extreme poverty line of US $1.90 per day (2011 PPP)."/>
                      <w:listItem w:displayText="Reduce by at least half the proportion of men, women, and children of all ages living in poverty in all its dimensions according to national definitions." w:value="Reduce by at least half the proportion of men, women, and children of all ages living in poverty in all its dimensions according to national definitions."/>
                    </w:comboBox>
                  </w:sdtPr>
                  <w:sdtEndPr/>
                  <w:sdtContent>
                    <w:tc>
                      <w:tcPr>
                        <w:tcW w:w="5816" w:type="dxa"/>
                        <w:tcBorders>
                          <w:top w:val="single" w:sz="4" w:space="0" w:color="auto"/>
                          <w:bottom w:val="single" w:sz="4" w:space="0" w:color="auto"/>
                        </w:tcBorders>
                        <w:shd w:val="clear" w:color="auto" w:fill="F2F2F2" w:themeFill="background1" w:themeFillShade="F2"/>
                      </w:tcPr>
                      <w:p w14:paraId="5214123E" w14:textId="4512CAEB" w:rsidR="00811C05" w:rsidRPr="00457355" w:rsidRDefault="00B842A2" w:rsidP="00404A03">
                        <w:pPr>
                          <w:spacing w:after="120"/>
                          <w:rPr>
                            <w:color w:val="0070C0"/>
                            <w:sz w:val="22"/>
                            <w:szCs w:val="22"/>
                            <w:lang w:val="en-US"/>
                          </w:rPr>
                        </w:pPr>
                        <w:r w:rsidRPr="006F2BD7">
                          <w:rPr>
                            <w:i/>
                            <w:iCs/>
                            <w:color w:val="747474" w:themeColor="background2" w:themeShade="80"/>
                            <w:sz w:val="22"/>
                            <w:szCs w:val="22"/>
                            <w:lang w:val="en-US"/>
                          </w:rPr>
                          <w:t>Choose one of the Global Targets</w:t>
                        </w:r>
                      </w:p>
                    </w:tc>
                  </w:sdtContent>
                </w:sdt>
              </w:tr>
            </w:sdtContent>
          </w:sdt>
        </w:sdtContent>
      </w:sdt>
      <w:tr w:rsidR="008A7DCC" w14:paraId="56D25F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2"/>
            <w:tcBorders>
              <w:top w:val="single" w:sz="4" w:space="0" w:color="auto"/>
              <w:left w:val="nil"/>
              <w:bottom w:val="nil"/>
              <w:right w:val="nil"/>
            </w:tcBorders>
          </w:tcPr>
          <w:p w14:paraId="6B452612" w14:textId="64A42F6A" w:rsidR="007B340A" w:rsidRPr="00670A30" w:rsidRDefault="008A7DCC" w:rsidP="00404A03">
            <w:pPr>
              <w:spacing w:after="120"/>
              <w:rPr>
                <w:i/>
                <w:iCs/>
                <w:color w:val="C00000"/>
                <w:sz w:val="20"/>
                <w:szCs w:val="20"/>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 xml:space="preserve">sign at the end of the </w:t>
            </w:r>
            <w:r>
              <w:rPr>
                <w:i/>
                <w:iCs/>
                <w:color w:val="C00000"/>
                <w:sz w:val="20"/>
                <w:szCs w:val="20"/>
                <w:lang w:val="en-US"/>
              </w:rPr>
              <w:t>row to choose another item as needed</w:t>
            </w:r>
            <w:r w:rsidRPr="00052F61">
              <w:rPr>
                <w:i/>
                <w:iCs/>
                <w:color w:val="C00000"/>
                <w:sz w:val="20"/>
                <w:szCs w:val="20"/>
                <w:lang w:val="en-US"/>
              </w:rPr>
              <w:t>.</w:t>
            </w:r>
          </w:p>
        </w:tc>
      </w:tr>
      <w:tr w:rsidR="00AB7DB7" w:rsidRPr="00264F2A" w14:paraId="20F702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2"/>
            <w:tcBorders>
              <w:top w:val="nil"/>
              <w:left w:val="nil"/>
              <w:bottom w:val="single" w:sz="4" w:space="0" w:color="auto"/>
              <w:right w:val="nil"/>
            </w:tcBorders>
          </w:tcPr>
          <w:p w14:paraId="5F9CE481" w14:textId="09BBDD96" w:rsidR="00AB7DB7" w:rsidRPr="00264F2A" w:rsidRDefault="00AB7DB7" w:rsidP="00404A03">
            <w:pPr>
              <w:spacing w:after="120"/>
              <w:rPr>
                <w:color w:val="002060"/>
                <w:sz w:val="22"/>
                <w:szCs w:val="22"/>
                <w:lang w:val="en-US"/>
              </w:rPr>
            </w:pPr>
            <w:r>
              <w:rPr>
                <w:b/>
                <w:bCs/>
                <w:color w:val="002060"/>
                <w:sz w:val="22"/>
                <w:szCs w:val="22"/>
                <w:lang w:val="en-US"/>
              </w:rPr>
              <w:t>Impact Area 3</w:t>
            </w:r>
            <w:r w:rsidRPr="00264F2A">
              <w:rPr>
                <w:b/>
                <w:bCs/>
                <w:color w:val="002060"/>
                <w:sz w:val="22"/>
                <w:szCs w:val="22"/>
                <w:lang w:val="en-US"/>
              </w:rPr>
              <w:t xml:space="preserve">: </w:t>
            </w:r>
            <w:r>
              <w:rPr>
                <w:b/>
                <w:bCs/>
                <w:color w:val="002060"/>
                <w:sz w:val="22"/>
                <w:szCs w:val="22"/>
                <w:lang w:val="en-US"/>
              </w:rPr>
              <w:t>Gender Equality, Youth, and Social Inclusion</w:t>
            </w:r>
          </w:p>
        </w:tc>
      </w:tr>
      <w:sdt>
        <w:sdtPr>
          <w:rPr>
            <w:color w:val="0070C0"/>
            <w:sz w:val="22"/>
            <w:szCs w:val="22"/>
            <w:lang w:val="en-US"/>
          </w:rPr>
          <w:id w:val="-2119061295"/>
          <w15:repeatingSection/>
        </w:sdtPr>
        <w:sdtEndPr/>
        <w:sdtContent>
          <w:sdt>
            <w:sdtPr>
              <w:rPr>
                <w:color w:val="0070C0"/>
                <w:sz w:val="22"/>
                <w:szCs w:val="22"/>
                <w:lang w:val="en-US"/>
              </w:rPr>
              <w:id w:val="-1221987455"/>
              <w:placeholder>
                <w:docPart w:val="BF6EF707013F40329493225920B41F43"/>
              </w:placeholder>
              <w15:repeatingSectionItem/>
            </w:sdtPr>
            <w:sdtEndPr/>
            <w:sdtContent>
              <w:tr w:rsidR="00811C05" w:rsidRPr="00457355" w14:paraId="67E3CDDF" w14:textId="77777777" w:rsidTr="006F2B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sdt>
                  <w:sdtPr>
                    <w:rPr>
                      <w:color w:val="0070C0"/>
                      <w:sz w:val="22"/>
                      <w:szCs w:val="22"/>
                      <w:lang w:val="en-US"/>
                    </w:rPr>
                    <w:id w:val="38025955"/>
                    <w:placeholder>
                      <w:docPart w:val="8327085E6DE54512A71BEE4AEB4EB33A"/>
                    </w:placeholder>
                    <w:showingPlcHdr/>
                    <w:comboBox>
                      <w:listItem w:displayText="0 - Not Targeted" w:value="0 - Not Targeted"/>
                      <w:listItem w:displayText="1 - Significant" w:value="1 - Significant"/>
                      <w:listItem w:displayText="2 - Principal" w:value="2 - Principal"/>
                    </w:comboBox>
                  </w:sdtPr>
                  <w:sdtEndPr/>
                  <w:sdtContent>
                    <w:tc>
                      <w:tcPr>
                        <w:tcW w:w="3544" w:type="dxa"/>
                        <w:tcBorders>
                          <w:top w:val="single" w:sz="4" w:space="0" w:color="auto"/>
                          <w:bottom w:val="single" w:sz="4" w:space="0" w:color="auto"/>
                        </w:tcBorders>
                        <w:shd w:val="clear" w:color="auto" w:fill="F2F2F2" w:themeFill="background1" w:themeFillShade="F2"/>
                      </w:tcPr>
                      <w:p w14:paraId="0B9FEDFD" w14:textId="368BE557" w:rsidR="00811C05" w:rsidRDefault="008A7DCC" w:rsidP="00404A03">
                        <w:pPr>
                          <w:spacing w:after="120"/>
                          <w:rPr>
                            <w:color w:val="0070C0"/>
                            <w:sz w:val="22"/>
                            <w:szCs w:val="22"/>
                            <w:lang w:val="en-US"/>
                          </w:rPr>
                        </w:pPr>
                        <w:r w:rsidRPr="00D50340">
                          <w:rPr>
                            <w:rStyle w:val="PlaceholderText"/>
                            <w:i/>
                            <w:color w:val="747474" w:themeColor="background2" w:themeShade="80"/>
                            <w:sz w:val="22"/>
                            <w:szCs w:val="22"/>
                          </w:rPr>
                          <w:t>Choose the Impact Area Score.</w:t>
                        </w:r>
                      </w:p>
                    </w:tc>
                  </w:sdtContent>
                </w:sdt>
                <w:sdt>
                  <w:sdtPr>
                    <w:rPr>
                      <w:color w:val="0070C0"/>
                      <w:sz w:val="22"/>
                      <w:szCs w:val="22"/>
                      <w:lang w:val="en-US"/>
                    </w:rPr>
                    <w:alias w:val="Select one."/>
                    <w:tag w:val="Select one."/>
                    <w:id w:val="264899644"/>
                    <w:placeholder>
                      <w:docPart w:val="AF71B4D9A8CE4541B98DBD416C96CB4A"/>
                    </w:placeholder>
                    <w:showingPlcHdr/>
                    <w:comboBox>
                      <w:listItem w:value="Choose an item."/>
                      <w:listItem w:displayText="Close the gender gap in rights to economic resources, access to ownership, and control over land and natural resources for over 500 million women who work in food, land, and water systems." w:value="Close the gender gap in rights to economic resources, access to ownership, and control over land and natural resources for over 500 million women who work in food, land, and water systems."/>
                      <w:listItem w:displayText="Offer rewarding opportunities to 267 million young people who are not in employment, education, or training." w:value="Offer rewarding opportunities to 267 million young people who are not in employment, education, or training."/>
                    </w:comboBox>
                  </w:sdtPr>
                  <w:sdtEndPr/>
                  <w:sdtContent>
                    <w:tc>
                      <w:tcPr>
                        <w:tcW w:w="5816" w:type="dxa"/>
                        <w:tcBorders>
                          <w:top w:val="single" w:sz="4" w:space="0" w:color="auto"/>
                          <w:bottom w:val="single" w:sz="4" w:space="0" w:color="auto"/>
                        </w:tcBorders>
                        <w:shd w:val="clear" w:color="auto" w:fill="F2F2F2" w:themeFill="background1" w:themeFillShade="F2"/>
                      </w:tcPr>
                      <w:p w14:paraId="3F3824AD" w14:textId="716C13D6" w:rsidR="00811C05" w:rsidRPr="00457355" w:rsidRDefault="00B842A2" w:rsidP="00404A03">
                        <w:pPr>
                          <w:spacing w:after="120"/>
                          <w:rPr>
                            <w:color w:val="0070C0"/>
                            <w:sz w:val="22"/>
                            <w:szCs w:val="22"/>
                            <w:lang w:val="en-US"/>
                          </w:rPr>
                        </w:pPr>
                        <w:r w:rsidRPr="006F2BD7">
                          <w:rPr>
                            <w:i/>
                            <w:iCs/>
                            <w:color w:val="747474" w:themeColor="background2" w:themeShade="80"/>
                            <w:sz w:val="22"/>
                            <w:szCs w:val="22"/>
                            <w:lang w:val="en-US"/>
                          </w:rPr>
                          <w:t>Choose one of the Global Targets</w:t>
                        </w:r>
                      </w:p>
                    </w:tc>
                  </w:sdtContent>
                </w:sdt>
              </w:tr>
            </w:sdtContent>
          </w:sdt>
        </w:sdtContent>
      </w:sdt>
      <w:tr w:rsidR="008A7DCC" w14:paraId="107675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2"/>
            <w:tcBorders>
              <w:top w:val="single" w:sz="4" w:space="0" w:color="auto"/>
              <w:left w:val="nil"/>
              <w:bottom w:val="nil"/>
              <w:right w:val="nil"/>
            </w:tcBorders>
          </w:tcPr>
          <w:p w14:paraId="295DD9BA" w14:textId="07308270" w:rsidR="008A7DCC" w:rsidRPr="003E1F1E" w:rsidRDefault="008A7DCC" w:rsidP="00404A03">
            <w:pPr>
              <w:spacing w:after="120"/>
              <w:rPr>
                <w:color w:val="0070C0"/>
                <w:sz w:val="22"/>
                <w:szCs w:val="22"/>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 xml:space="preserve">sign at the end of the </w:t>
            </w:r>
            <w:r>
              <w:rPr>
                <w:i/>
                <w:iCs/>
                <w:color w:val="C00000"/>
                <w:sz w:val="20"/>
                <w:szCs w:val="20"/>
                <w:lang w:val="en-US"/>
              </w:rPr>
              <w:t>row to choose another item as needed</w:t>
            </w:r>
            <w:r w:rsidRPr="00052F61">
              <w:rPr>
                <w:i/>
                <w:iCs/>
                <w:color w:val="C00000"/>
                <w:sz w:val="20"/>
                <w:szCs w:val="20"/>
                <w:lang w:val="en-US"/>
              </w:rPr>
              <w:t>.</w:t>
            </w:r>
          </w:p>
        </w:tc>
      </w:tr>
      <w:tr w:rsidR="00AB7DB7" w:rsidRPr="00264F2A" w14:paraId="5EE6CC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2"/>
            <w:tcBorders>
              <w:top w:val="nil"/>
              <w:left w:val="nil"/>
              <w:bottom w:val="single" w:sz="4" w:space="0" w:color="auto"/>
              <w:right w:val="nil"/>
            </w:tcBorders>
          </w:tcPr>
          <w:p w14:paraId="2B906E5E" w14:textId="6B08A5FA" w:rsidR="00AB7DB7" w:rsidRPr="00264F2A" w:rsidRDefault="00AB7DB7" w:rsidP="00404A03">
            <w:pPr>
              <w:spacing w:after="120"/>
              <w:rPr>
                <w:color w:val="002060"/>
                <w:sz w:val="22"/>
                <w:szCs w:val="22"/>
                <w:lang w:val="en-US"/>
              </w:rPr>
            </w:pPr>
            <w:r>
              <w:rPr>
                <w:b/>
                <w:bCs/>
                <w:color w:val="002060"/>
                <w:sz w:val="22"/>
                <w:szCs w:val="22"/>
                <w:lang w:val="en-US"/>
              </w:rPr>
              <w:t>Impact Area 4</w:t>
            </w:r>
            <w:r w:rsidRPr="00264F2A">
              <w:rPr>
                <w:b/>
                <w:bCs/>
                <w:color w:val="002060"/>
                <w:sz w:val="22"/>
                <w:szCs w:val="22"/>
                <w:lang w:val="en-US"/>
              </w:rPr>
              <w:t xml:space="preserve">: </w:t>
            </w:r>
            <w:r>
              <w:rPr>
                <w:b/>
                <w:bCs/>
                <w:color w:val="002060"/>
                <w:sz w:val="22"/>
                <w:szCs w:val="22"/>
                <w:lang w:val="en-US"/>
              </w:rPr>
              <w:t>Climate Adaptation and Mitigation</w:t>
            </w:r>
          </w:p>
        </w:tc>
      </w:tr>
      <w:sdt>
        <w:sdtPr>
          <w:rPr>
            <w:color w:val="0070C0"/>
            <w:sz w:val="22"/>
            <w:szCs w:val="22"/>
            <w:lang w:val="en-US"/>
          </w:rPr>
          <w:id w:val="-1681655828"/>
          <w15:repeatingSection/>
        </w:sdtPr>
        <w:sdtEndPr/>
        <w:sdtContent>
          <w:sdt>
            <w:sdtPr>
              <w:rPr>
                <w:color w:val="0070C0"/>
                <w:sz w:val="22"/>
                <w:szCs w:val="22"/>
                <w:lang w:val="en-US"/>
              </w:rPr>
              <w:id w:val="1978642171"/>
              <w:placeholder>
                <w:docPart w:val="863AF22180B34B49B742EB9F6C3DB33B"/>
              </w:placeholder>
              <w15:repeatingSectionItem/>
            </w:sdtPr>
            <w:sdtEndPr/>
            <w:sdtContent>
              <w:tr w:rsidR="00811C05" w:rsidRPr="00457355" w14:paraId="19560906" w14:textId="77777777" w:rsidTr="006F2B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sdt>
                  <w:sdtPr>
                    <w:rPr>
                      <w:color w:val="0070C0"/>
                      <w:sz w:val="22"/>
                      <w:szCs w:val="22"/>
                      <w:lang w:val="en-US"/>
                    </w:rPr>
                    <w:id w:val="1130058636"/>
                    <w:placeholder>
                      <w:docPart w:val="2F07BD39728344438196B6FE33E2904E"/>
                    </w:placeholder>
                    <w:showingPlcHdr/>
                    <w:comboBox>
                      <w:listItem w:displayText="0 - Not Targeted" w:value="0 - Not Targeted"/>
                      <w:listItem w:displayText="1 - Significant" w:value="1 - Significant"/>
                      <w:listItem w:displayText="2 - Principal" w:value="2 - Principal"/>
                    </w:comboBox>
                  </w:sdtPr>
                  <w:sdtEndPr/>
                  <w:sdtContent>
                    <w:tc>
                      <w:tcPr>
                        <w:tcW w:w="3544" w:type="dxa"/>
                        <w:tcBorders>
                          <w:top w:val="single" w:sz="4" w:space="0" w:color="auto"/>
                          <w:bottom w:val="single" w:sz="4" w:space="0" w:color="auto"/>
                        </w:tcBorders>
                        <w:shd w:val="clear" w:color="auto" w:fill="F2F2F2" w:themeFill="background1" w:themeFillShade="F2"/>
                      </w:tcPr>
                      <w:p w14:paraId="52530F46" w14:textId="3B4FC701" w:rsidR="00811C05" w:rsidRDefault="008A7DCC" w:rsidP="00404A03">
                        <w:pPr>
                          <w:spacing w:after="120"/>
                          <w:rPr>
                            <w:color w:val="0070C0"/>
                            <w:sz w:val="22"/>
                            <w:szCs w:val="22"/>
                            <w:lang w:val="en-US"/>
                          </w:rPr>
                        </w:pPr>
                        <w:r w:rsidRPr="00D50340">
                          <w:rPr>
                            <w:rStyle w:val="PlaceholderText"/>
                            <w:i/>
                            <w:color w:val="747474" w:themeColor="background2" w:themeShade="80"/>
                            <w:sz w:val="22"/>
                            <w:szCs w:val="22"/>
                          </w:rPr>
                          <w:t>Choose the Impact Area Score.</w:t>
                        </w:r>
                      </w:p>
                    </w:tc>
                  </w:sdtContent>
                </w:sdt>
                <w:sdt>
                  <w:sdtPr>
                    <w:rPr>
                      <w:color w:val="0070C0"/>
                      <w:sz w:val="22"/>
                      <w:szCs w:val="22"/>
                      <w:lang w:val="en-US"/>
                    </w:rPr>
                    <w:alias w:val="Select one."/>
                    <w:tag w:val="Select one."/>
                    <w:id w:val="626583755"/>
                    <w:placeholder>
                      <w:docPart w:val="6996FFF3980A498B8C6F864EA50EBD63"/>
                    </w:placeholder>
                    <w:showingPlcHdr/>
                    <w:comboBox>
                      <w:listItem w:value="Choose an item."/>
                      <w:listItem w:displayText="Implement all National Adaptation Plans and Nationally Determined Contributions to the Paris Agreement." w:value="Implement all National Adaptation Plans and Nationally Determined Contributions to the Paris Agreement."/>
                      <w:listItem w:displayText="Equip 500 million small-scale producers to be more resilient to climate shocks, with climate adaptation solutions available through national innovation systems." w:value="Equip 500 million small-scale producers to be more resilient to climate shocks, with climate adaptation solutions available through national innovation systems."/>
                      <w:listItem w:displayText="Turn agriculture and forest systems into a net sink for carbon by 2050, with emissions from agriculture decreasing by 1 Gt per year by 2030 and reaching a floor of 5 Gt per year by 2050." w:value="Turn agriculture and forest systems into a net sink for carbon by 2050, with emissions from agriculture decreasing by 1 Gt per year by 2030 and reaching a floor of 5 Gt per year by 2050."/>
                    </w:comboBox>
                  </w:sdtPr>
                  <w:sdtEndPr/>
                  <w:sdtContent>
                    <w:tc>
                      <w:tcPr>
                        <w:tcW w:w="5816" w:type="dxa"/>
                        <w:tcBorders>
                          <w:top w:val="single" w:sz="4" w:space="0" w:color="auto"/>
                          <w:bottom w:val="single" w:sz="4" w:space="0" w:color="auto"/>
                        </w:tcBorders>
                        <w:shd w:val="clear" w:color="auto" w:fill="F2F2F2" w:themeFill="background1" w:themeFillShade="F2"/>
                      </w:tcPr>
                      <w:p w14:paraId="5737F8F1" w14:textId="2C495815" w:rsidR="00811C05" w:rsidRPr="00457355" w:rsidRDefault="00B842A2" w:rsidP="00404A03">
                        <w:pPr>
                          <w:spacing w:after="120"/>
                          <w:rPr>
                            <w:color w:val="0070C0"/>
                            <w:sz w:val="22"/>
                            <w:szCs w:val="22"/>
                            <w:lang w:val="en-US"/>
                          </w:rPr>
                        </w:pPr>
                        <w:r w:rsidRPr="006F2BD7">
                          <w:rPr>
                            <w:i/>
                            <w:iCs/>
                            <w:color w:val="747474" w:themeColor="background2" w:themeShade="80"/>
                            <w:sz w:val="22"/>
                            <w:szCs w:val="22"/>
                            <w:lang w:val="en-US"/>
                          </w:rPr>
                          <w:t>Choose one of the Global Targets</w:t>
                        </w:r>
                      </w:p>
                    </w:tc>
                  </w:sdtContent>
                </w:sdt>
              </w:tr>
            </w:sdtContent>
          </w:sdt>
        </w:sdtContent>
      </w:sdt>
      <w:tr w:rsidR="008A7DCC" w14:paraId="15FE4D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2"/>
            <w:tcBorders>
              <w:top w:val="single" w:sz="4" w:space="0" w:color="auto"/>
              <w:left w:val="nil"/>
              <w:bottom w:val="nil"/>
              <w:right w:val="nil"/>
            </w:tcBorders>
          </w:tcPr>
          <w:p w14:paraId="14A4EBFF" w14:textId="45D456DD" w:rsidR="008A7DCC" w:rsidRPr="003E1F1E" w:rsidRDefault="008A7DCC" w:rsidP="00404A03">
            <w:pPr>
              <w:spacing w:after="120"/>
              <w:rPr>
                <w:color w:val="0070C0"/>
                <w:sz w:val="22"/>
                <w:szCs w:val="22"/>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 xml:space="preserve">sign at the end of the </w:t>
            </w:r>
            <w:r>
              <w:rPr>
                <w:i/>
                <w:iCs/>
                <w:color w:val="C00000"/>
                <w:sz w:val="20"/>
                <w:szCs w:val="20"/>
                <w:lang w:val="en-US"/>
              </w:rPr>
              <w:t>row to choose another item as needed</w:t>
            </w:r>
            <w:r w:rsidRPr="00052F61">
              <w:rPr>
                <w:i/>
                <w:iCs/>
                <w:color w:val="C00000"/>
                <w:sz w:val="20"/>
                <w:szCs w:val="20"/>
                <w:lang w:val="en-US"/>
              </w:rPr>
              <w:t>.</w:t>
            </w:r>
          </w:p>
        </w:tc>
      </w:tr>
      <w:tr w:rsidR="00AB7DB7" w:rsidRPr="00264F2A" w14:paraId="3AE098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2"/>
            <w:tcBorders>
              <w:top w:val="nil"/>
              <w:left w:val="nil"/>
              <w:bottom w:val="single" w:sz="4" w:space="0" w:color="auto"/>
              <w:right w:val="nil"/>
            </w:tcBorders>
          </w:tcPr>
          <w:p w14:paraId="57F70751" w14:textId="7E153D9D" w:rsidR="00AB7DB7" w:rsidRPr="00264F2A" w:rsidRDefault="00AB7DB7" w:rsidP="00404A03">
            <w:pPr>
              <w:spacing w:after="120"/>
              <w:rPr>
                <w:color w:val="002060"/>
                <w:sz w:val="22"/>
                <w:szCs w:val="22"/>
                <w:lang w:val="en-US"/>
              </w:rPr>
            </w:pPr>
            <w:r>
              <w:rPr>
                <w:b/>
                <w:bCs/>
                <w:color w:val="002060"/>
                <w:sz w:val="22"/>
                <w:szCs w:val="22"/>
                <w:lang w:val="en-US"/>
              </w:rPr>
              <w:t>Impact Area 5</w:t>
            </w:r>
            <w:r w:rsidRPr="00264F2A">
              <w:rPr>
                <w:b/>
                <w:bCs/>
                <w:color w:val="002060"/>
                <w:sz w:val="22"/>
                <w:szCs w:val="22"/>
                <w:lang w:val="en-US"/>
              </w:rPr>
              <w:t xml:space="preserve">: </w:t>
            </w:r>
            <w:r>
              <w:rPr>
                <w:b/>
                <w:bCs/>
                <w:color w:val="002060"/>
                <w:sz w:val="22"/>
                <w:szCs w:val="22"/>
                <w:lang w:val="en-US"/>
              </w:rPr>
              <w:t>Environmental Health and Biodiversity</w:t>
            </w:r>
          </w:p>
        </w:tc>
      </w:tr>
      <w:sdt>
        <w:sdtPr>
          <w:rPr>
            <w:color w:val="0070C0"/>
            <w:sz w:val="22"/>
            <w:szCs w:val="22"/>
            <w:lang w:val="en-US"/>
          </w:rPr>
          <w:id w:val="821468611"/>
          <w15:repeatingSection/>
        </w:sdtPr>
        <w:sdtEndPr/>
        <w:sdtContent>
          <w:sdt>
            <w:sdtPr>
              <w:rPr>
                <w:color w:val="0070C0"/>
                <w:sz w:val="22"/>
                <w:szCs w:val="22"/>
                <w:lang w:val="en-US"/>
              </w:rPr>
              <w:id w:val="-1608198230"/>
              <w:placeholder>
                <w:docPart w:val="2C80BBD1BE584AC48617BF3D9352812D"/>
              </w:placeholder>
              <w15:repeatingSectionItem/>
            </w:sdtPr>
            <w:sdtEndPr/>
            <w:sdtContent>
              <w:tr w:rsidR="00811C05" w:rsidRPr="00457355" w14:paraId="62CBFBE1" w14:textId="77777777" w:rsidTr="006F2B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sdt>
                  <w:sdtPr>
                    <w:rPr>
                      <w:color w:val="0070C0"/>
                      <w:sz w:val="22"/>
                      <w:szCs w:val="22"/>
                      <w:lang w:val="en-US"/>
                    </w:rPr>
                    <w:id w:val="467554159"/>
                    <w:placeholder>
                      <w:docPart w:val="36553E8D29BC4E24B3AF4F1F23A7BADD"/>
                    </w:placeholder>
                    <w:showingPlcHdr/>
                    <w:comboBox>
                      <w:listItem w:displayText="0 - Not Targeted" w:value="0 - Not Targeted"/>
                      <w:listItem w:displayText="1 - Significant" w:value="1 - Significant"/>
                      <w:listItem w:displayText="2 - Principal" w:value="2 - Principal"/>
                    </w:comboBox>
                  </w:sdtPr>
                  <w:sdtEndPr/>
                  <w:sdtContent>
                    <w:tc>
                      <w:tcPr>
                        <w:tcW w:w="3544" w:type="dxa"/>
                        <w:tcBorders>
                          <w:top w:val="single" w:sz="4" w:space="0" w:color="auto"/>
                          <w:bottom w:val="single" w:sz="4" w:space="0" w:color="auto"/>
                        </w:tcBorders>
                        <w:shd w:val="clear" w:color="auto" w:fill="F2F2F2" w:themeFill="background1" w:themeFillShade="F2"/>
                      </w:tcPr>
                      <w:p w14:paraId="759F3105" w14:textId="55DBB994" w:rsidR="00811C05" w:rsidRDefault="008A7DCC" w:rsidP="00404A03">
                        <w:pPr>
                          <w:spacing w:after="120"/>
                          <w:rPr>
                            <w:color w:val="0070C0"/>
                            <w:sz w:val="22"/>
                            <w:szCs w:val="22"/>
                            <w:lang w:val="en-US"/>
                          </w:rPr>
                        </w:pPr>
                        <w:r w:rsidRPr="00D50340">
                          <w:rPr>
                            <w:rStyle w:val="PlaceholderText"/>
                            <w:i/>
                            <w:color w:val="747474" w:themeColor="background2" w:themeShade="80"/>
                            <w:sz w:val="22"/>
                            <w:szCs w:val="22"/>
                          </w:rPr>
                          <w:t>Choose the Impact Area Score.</w:t>
                        </w:r>
                      </w:p>
                    </w:tc>
                  </w:sdtContent>
                </w:sdt>
                <w:sdt>
                  <w:sdtPr>
                    <w:rPr>
                      <w:color w:val="0070C0"/>
                      <w:sz w:val="22"/>
                      <w:szCs w:val="22"/>
                      <w:lang w:val="en-US"/>
                    </w:rPr>
                    <w:alias w:val="Select one."/>
                    <w:tag w:val="Select one."/>
                    <w:id w:val="-263231913"/>
                    <w:placeholder>
                      <w:docPart w:val="40B54012858F4FCE950CD92830E747EB"/>
                    </w:placeholder>
                    <w:showingPlcHdr/>
                    <w:comboBox>
                      <w:listItem w:value="Choose an item."/>
                      <w:listItem w:displayText="Stay within planetary and regional environmental boundaries: consumptive water uses in food production of less than 2500 sq. km. per year (with a focus on the most stressed basins), zero net deforestation, nitrogen application of 90 Tg per year (with a red" w:value="Stay within planetary and regional environmental boundaries: consumptive water uses in food production of less than 2500 sq. km. per year (with a focus on the most stressed basins), zero net deforestation, nitrogen application of 90 Tg per year (with a red"/>
                      <w:listItem w:displayText="Maintain the genetic diversity of seeds, cultivated plants, farmed and domesticated animals and their related wild species, including through soundly managed genebanks at the national, regional, and international levels." w:value="Maintain the genetic diversity of seeds, cultivated plants, farmed and domesticated animals and their related wild species, including through soundly managed genebanks at the national, regional, and international levels."/>
                    </w:comboBox>
                  </w:sdtPr>
                  <w:sdtEndPr/>
                  <w:sdtContent>
                    <w:tc>
                      <w:tcPr>
                        <w:tcW w:w="5816" w:type="dxa"/>
                        <w:tcBorders>
                          <w:top w:val="single" w:sz="4" w:space="0" w:color="auto"/>
                          <w:bottom w:val="single" w:sz="4" w:space="0" w:color="auto"/>
                        </w:tcBorders>
                        <w:shd w:val="clear" w:color="auto" w:fill="F2F2F2" w:themeFill="background1" w:themeFillShade="F2"/>
                      </w:tcPr>
                      <w:p w14:paraId="55596D89" w14:textId="5FE9CFB5" w:rsidR="00811C05" w:rsidRPr="00457355" w:rsidRDefault="00B842A2" w:rsidP="00404A03">
                        <w:pPr>
                          <w:spacing w:after="120"/>
                          <w:rPr>
                            <w:color w:val="0070C0"/>
                            <w:sz w:val="22"/>
                            <w:szCs w:val="22"/>
                            <w:lang w:val="en-US"/>
                          </w:rPr>
                        </w:pPr>
                        <w:r w:rsidRPr="006F2BD7">
                          <w:rPr>
                            <w:i/>
                            <w:iCs/>
                            <w:color w:val="747474" w:themeColor="background2" w:themeShade="80"/>
                            <w:sz w:val="22"/>
                            <w:szCs w:val="22"/>
                            <w:lang w:val="en-US"/>
                          </w:rPr>
                          <w:t>Choose one of the Global Targets</w:t>
                        </w:r>
                      </w:p>
                    </w:tc>
                  </w:sdtContent>
                </w:sdt>
              </w:tr>
            </w:sdtContent>
          </w:sdt>
        </w:sdtContent>
      </w:sdt>
      <w:tr w:rsidR="008A7DCC" w14:paraId="591285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2"/>
            <w:tcBorders>
              <w:top w:val="single" w:sz="4" w:space="0" w:color="auto"/>
              <w:left w:val="nil"/>
              <w:bottom w:val="nil"/>
              <w:right w:val="nil"/>
            </w:tcBorders>
          </w:tcPr>
          <w:p w14:paraId="468AE225" w14:textId="0FE9AE5E" w:rsidR="008A7DCC" w:rsidRPr="003E1F1E" w:rsidRDefault="008A7DCC" w:rsidP="00404A03">
            <w:pPr>
              <w:spacing w:after="120"/>
              <w:rPr>
                <w:color w:val="0070C0"/>
                <w:sz w:val="22"/>
                <w:szCs w:val="22"/>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 xml:space="preserve">sign at the end of the </w:t>
            </w:r>
            <w:r>
              <w:rPr>
                <w:i/>
                <w:iCs/>
                <w:color w:val="C00000"/>
                <w:sz w:val="20"/>
                <w:szCs w:val="20"/>
                <w:lang w:val="en-US"/>
              </w:rPr>
              <w:t>row to choose another item as needed</w:t>
            </w:r>
            <w:r w:rsidRPr="00052F61">
              <w:rPr>
                <w:i/>
                <w:iCs/>
                <w:color w:val="C00000"/>
                <w:sz w:val="20"/>
                <w:szCs w:val="20"/>
                <w:lang w:val="en-US"/>
              </w:rPr>
              <w:t>.</w:t>
            </w:r>
          </w:p>
        </w:tc>
      </w:tr>
    </w:tbl>
    <w:p w14:paraId="0CDEF955" w14:textId="46E99FAD" w:rsidR="00491955" w:rsidRDefault="00491955" w:rsidP="009163B8">
      <w:pPr>
        <w:pStyle w:val="Heading1"/>
      </w:pPr>
      <w:r w:rsidRPr="009D7153">
        <w:t xml:space="preserve">Part </w:t>
      </w:r>
      <w:r>
        <w:t>II</w:t>
      </w:r>
      <w:r w:rsidRPr="009D7153">
        <w:t xml:space="preserve">I: </w:t>
      </w:r>
      <w:r w:rsidR="00B35C3A">
        <w:t>Visibility and Outreach</w:t>
      </w:r>
    </w:p>
    <w:p w14:paraId="125C765D" w14:textId="11378718" w:rsidR="001F0602" w:rsidRDefault="001F0602">
      <w:pPr>
        <w:spacing w:before="120" w:after="120" w:line="240" w:lineRule="auto"/>
        <w:jc w:val="both"/>
        <w:rPr>
          <w:i/>
          <w:iCs/>
          <w:color w:val="3A7C22" w:themeColor="accent6" w:themeShade="BF"/>
          <w:sz w:val="22"/>
          <w:szCs w:val="22"/>
          <w:lang w:val="en-US"/>
        </w:rPr>
      </w:pPr>
      <w:r w:rsidRPr="00DB0934">
        <w:rPr>
          <w:b/>
          <w:bCs/>
          <w:i/>
          <w:iCs/>
          <w:color w:val="3A7C22" w:themeColor="accent6" w:themeShade="BF"/>
          <w:sz w:val="22"/>
          <w:szCs w:val="22"/>
          <w:lang w:val="en-US"/>
        </w:rPr>
        <w:t>In this section</w:t>
      </w:r>
      <w:r w:rsidR="00D23DF9">
        <w:rPr>
          <w:b/>
          <w:bCs/>
          <w:i/>
          <w:iCs/>
          <w:color w:val="3A7C22" w:themeColor="accent6" w:themeShade="BF"/>
          <w:sz w:val="22"/>
          <w:szCs w:val="22"/>
          <w:lang w:val="en-US"/>
        </w:rPr>
        <w:t>,</w:t>
      </w:r>
      <w:r w:rsidRPr="00DB0934">
        <w:rPr>
          <w:b/>
          <w:bCs/>
          <w:i/>
          <w:iCs/>
          <w:color w:val="3A7C22" w:themeColor="accent6" w:themeShade="BF"/>
          <w:sz w:val="22"/>
          <w:szCs w:val="22"/>
          <w:lang w:val="en-US"/>
        </w:rPr>
        <w:t xml:space="preserve"> </w:t>
      </w:r>
      <w:r w:rsidRPr="00DB0934">
        <w:rPr>
          <w:b/>
          <w:bCs/>
          <w:i/>
          <w:iCs/>
          <w:color w:val="3A7C22" w:themeColor="accent6" w:themeShade="BF"/>
          <w:sz w:val="22"/>
          <w:szCs w:val="22"/>
        </w:rPr>
        <w:t xml:space="preserve">you may list up to </w:t>
      </w:r>
      <w:r w:rsidRPr="00DB0934">
        <w:rPr>
          <w:b/>
          <w:bCs/>
          <w:i/>
          <w:iCs/>
          <w:color w:val="3A7C22" w:themeColor="accent6" w:themeShade="BF"/>
          <w:sz w:val="22"/>
          <w:szCs w:val="22"/>
          <w:u w:val="single"/>
        </w:rPr>
        <w:t>15</w:t>
      </w:r>
      <w:r w:rsidRPr="00DB0934">
        <w:rPr>
          <w:b/>
          <w:bCs/>
          <w:i/>
          <w:iCs/>
          <w:color w:val="3A7C22" w:themeColor="accent6" w:themeShade="BF"/>
          <w:sz w:val="22"/>
          <w:szCs w:val="22"/>
        </w:rPr>
        <w:t xml:space="preserve"> links (</w:t>
      </w:r>
      <w:r w:rsidR="00D23DF9">
        <w:rPr>
          <w:b/>
          <w:bCs/>
          <w:i/>
          <w:iCs/>
          <w:color w:val="3A7C22" w:themeColor="accent6" w:themeShade="BF"/>
          <w:sz w:val="22"/>
          <w:szCs w:val="22"/>
        </w:rPr>
        <w:t>maximum</w:t>
      </w:r>
      <w:r w:rsidRPr="00DB0934">
        <w:rPr>
          <w:b/>
          <w:bCs/>
          <w:i/>
          <w:iCs/>
          <w:color w:val="3A7C22" w:themeColor="accent6" w:themeShade="BF"/>
          <w:sz w:val="22"/>
          <w:szCs w:val="22"/>
        </w:rPr>
        <w:t xml:space="preserve">) to key products related to the OICR that you would like to </w:t>
      </w:r>
      <w:r w:rsidR="00525F24">
        <w:rPr>
          <w:b/>
          <w:bCs/>
          <w:i/>
          <w:iCs/>
          <w:color w:val="3A7C22" w:themeColor="accent6" w:themeShade="BF"/>
          <w:sz w:val="22"/>
          <w:szCs w:val="22"/>
        </w:rPr>
        <w:t>feature</w:t>
      </w:r>
      <w:r w:rsidRPr="00DB0934">
        <w:rPr>
          <w:b/>
          <w:bCs/>
          <w:i/>
          <w:iCs/>
          <w:color w:val="3A7C22" w:themeColor="accent6" w:themeShade="BF"/>
          <w:sz w:val="22"/>
          <w:szCs w:val="22"/>
        </w:rPr>
        <w:t xml:space="preserve"> in the final PDF publication</w:t>
      </w:r>
      <w:r w:rsidRPr="008E5E24">
        <w:rPr>
          <w:i/>
          <w:iCs/>
          <w:color w:val="3A7C22" w:themeColor="accent6" w:themeShade="BF"/>
          <w:sz w:val="22"/>
          <w:szCs w:val="22"/>
          <w:lang w:val="en-US"/>
        </w:rPr>
        <w:t>. The list may include Alliance and non-Alliance knowledge products, such as journal articles, websites, briefs, etc.</w:t>
      </w:r>
      <w:r w:rsidR="00E1139E">
        <w:rPr>
          <w:i/>
          <w:iCs/>
          <w:color w:val="3A7C22" w:themeColor="accent6" w:themeShade="BF"/>
          <w:sz w:val="22"/>
          <w:szCs w:val="22"/>
          <w:lang w:val="en-US"/>
        </w:rPr>
        <w:t>,</w:t>
      </w:r>
      <w:r w:rsidRPr="008E5E24">
        <w:rPr>
          <w:i/>
          <w:iCs/>
          <w:color w:val="3A7C22" w:themeColor="accent6" w:themeShade="BF"/>
          <w:sz w:val="22"/>
          <w:szCs w:val="22"/>
          <w:lang w:val="en-US"/>
        </w:rPr>
        <w:t xml:space="preserve"> to be tagged as “References”. For Alliance Knowledge products, you can re-use</w:t>
      </w:r>
      <w:r w:rsidR="00E1139E">
        <w:rPr>
          <w:i/>
          <w:iCs/>
          <w:color w:val="3A7C22" w:themeColor="accent6" w:themeShade="BF"/>
          <w:sz w:val="22"/>
          <w:szCs w:val="22"/>
          <w:lang w:val="en-US"/>
        </w:rPr>
        <w:t xml:space="preserve"> the</w:t>
      </w:r>
      <w:r w:rsidRPr="008E5E24">
        <w:rPr>
          <w:i/>
          <w:iCs/>
          <w:color w:val="3A7C22" w:themeColor="accent6" w:themeShade="BF"/>
          <w:sz w:val="22"/>
          <w:szCs w:val="22"/>
          <w:lang w:val="en-US"/>
        </w:rPr>
        <w:t xml:space="preserve"> links from section 7.1 </w:t>
      </w:r>
    </w:p>
    <w:p w14:paraId="2682CF6F" w14:textId="57E4C19D" w:rsidR="0000495C" w:rsidRDefault="001F0602" w:rsidP="001F0602">
      <w:pPr>
        <w:spacing w:before="120" w:after="120" w:line="240" w:lineRule="auto"/>
        <w:jc w:val="both"/>
        <w:rPr>
          <w:i/>
          <w:iCs/>
          <w:color w:val="3A7C22" w:themeColor="accent6" w:themeShade="BF"/>
          <w:sz w:val="22"/>
          <w:szCs w:val="22"/>
          <w:lang w:val="en-US"/>
        </w:rPr>
      </w:pPr>
      <w:r>
        <w:rPr>
          <w:i/>
          <w:iCs/>
          <w:color w:val="3A7C22" w:themeColor="accent6" w:themeShade="BF"/>
          <w:sz w:val="22"/>
          <w:szCs w:val="22"/>
          <w:lang w:val="en-US"/>
        </w:rPr>
        <w:t>Additionally, t</w:t>
      </w:r>
      <w:r w:rsidRPr="008E5E24">
        <w:rPr>
          <w:i/>
          <w:iCs/>
          <w:color w:val="3A7C22" w:themeColor="accent6" w:themeShade="BF"/>
          <w:sz w:val="22"/>
          <w:szCs w:val="22"/>
          <w:lang w:val="en-US"/>
        </w:rPr>
        <w:t>his section can also be used to list promotional products</w:t>
      </w:r>
      <w:r w:rsidR="00DE0B67">
        <w:rPr>
          <w:i/>
          <w:iCs/>
          <w:color w:val="3A7C22" w:themeColor="accent6" w:themeShade="BF"/>
          <w:sz w:val="22"/>
          <w:szCs w:val="22"/>
          <w:lang w:val="en-US"/>
        </w:rPr>
        <w:t>—</w:t>
      </w:r>
      <w:r w:rsidRPr="008E5E24">
        <w:rPr>
          <w:i/>
          <w:iCs/>
          <w:color w:val="3A7C22" w:themeColor="accent6" w:themeShade="BF"/>
          <w:sz w:val="22"/>
          <w:szCs w:val="22"/>
          <w:lang w:val="en-US"/>
        </w:rPr>
        <w:t>such as blogs and other outreach materials</w:t>
      </w:r>
      <w:r w:rsidR="00DE0B67">
        <w:rPr>
          <w:i/>
          <w:iCs/>
          <w:color w:val="3A7C22" w:themeColor="accent6" w:themeShade="BF"/>
          <w:sz w:val="22"/>
          <w:szCs w:val="22"/>
          <w:lang w:val="en-US"/>
        </w:rPr>
        <w:t>—</w:t>
      </w:r>
      <w:r w:rsidRPr="008E5E24">
        <w:rPr>
          <w:i/>
          <w:iCs/>
          <w:color w:val="3A7C22" w:themeColor="accent6" w:themeShade="BF"/>
          <w:sz w:val="22"/>
          <w:szCs w:val="22"/>
          <w:lang w:val="en-US"/>
        </w:rPr>
        <w:t>used to promote the reported outcome or impact, as well as communication materials that could be used for system-level communication purposes.</w:t>
      </w:r>
    </w:p>
    <w:p w14:paraId="223B01A8" w14:textId="3EF8D1A0" w:rsidR="005A3FCD" w:rsidRPr="008E5E24" w:rsidRDefault="005A3FCD" w:rsidP="005A3FCD">
      <w:pPr>
        <w:pStyle w:val="Heading2"/>
        <w:numPr>
          <w:ilvl w:val="0"/>
          <w:numId w:val="0"/>
        </w:numPr>
        <w:ind w:left="360" w:hanging="360"/>
        <w:rPr>
          <w:lang w:val="en-US"/>
        </w:rPr>
      </w:pPr>
      <w:r>
        <w:rPr>
          <w:lang w:val="en-US"/>
        </w:rPr>
        <w:t xml:space="preserve">13. </w:t>
      </w:r>
      <w:r w:rsidRPr="005A3FCD">
        <w:rPr>
          <w:lang w:val="en-US"/>
        </w:rPr>
        <w:t>Other Notable References, Promotional Products, and Communication materials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B723B0" w:rsidRPr="00666141" w14:paraId="6AFFB030" w14:textId="77777777">
        <w:tc>
          <w:tcPr>
            <w:tcW w:w="9345" w:type="dxa"/>
          </w:tcPr>
          <w:tbl>
            <w:tblPr>
              <w:tblStyle w:val="TableGrid"/>
              <w:tblW w:w="0" w:type="auto"/>
              <w:tblLook w:val="04A0" w:firstRow="1" w:lastRow="0" w:firstColumn="1" w:lastColumn="0" w:noHBand="0" w:noVBand="1"/>
            </w:tblPr>
            <w:tblGrid>
              <w:gridCol w:w="2718"/>
              <w:gridCol w:w="9"/>
              <w:gridCol w:w="2956"/>
              <w:gridCol w:w="10"/>
              <w:gridCol w:w="3426"/>
            </w:tblGrid>
            <w:tr w:rsidR="005A3FCD" w14:paraId="66477AC5" w14:textId="77777777" w:rsidTr="005A3FCD">
              <w:tc>
                <w:tcPr>
                  <w:tcW w:w="2720" w:type="dxa"/>
                </w:tcPr>
                <w:p w14:paraId="665F6936" w14:textId="47791CC5" w:rsidR="005A3FCD" w:rsidRPr="00D50340" w:rsidRDefault="005A3FCD" w:rsidP="005A3FCD">
                  <w:pPr>
                    <w:pStyle w:val="ListParagraph"/>
                    <w:ind w:left="0"/>
                    <w:rPr>
                      <w:sz w:val="22"/>
                      <w:szCs w:val="22"/>
                    </w:rPr>
                  </w:pPr>
                  <w:r w:rsidRPr="00D50340">
                    <w:rPr>
                      <w:rFonts w:eastAsiaTheme="majorEastAsia" w:cstheme="majorBidi"/>
                      <w:b/>
                      <w:color w:val="0F4761" w:themeColor="accent1" w:themeShade="BF"/>
                      <w:sz w:val="22"/>
                      <w:szCs w:val="22"/>
                      <w:lang w:val="en-US"/>
                    </w:rPr>
                    <w:t>Title</w:t>
                  </w:r>
                </w:p>
              </w:tc>
              <w:tc>
                <w:tcPr>
                  <w:tcW w:w="2977" w:type="dxa"/>
                  <w:gridSpan w:val="3"/>
                </w:tcPr>
                <w:p w14:paraId="75541C99" w14:textId="2C792613" w:rsidR="005A3FCD" w:rsidRPr="00D50340" w:rsidRDefault="005A3FCD" w:rsidP="005A3FCD">
                  <w:pPr>
                    <w:pStyle w:val="ListParagraph"/>
                    <w:ind w:left="0"/>
                    <w:rPr>
                      <w:sz w:val="22"/>
                      <w:szCs w:val="22"/>
                    </w:rPr>
                  </w:pPr>
                  <w:r w:rsidRPr="00D50340">
                    <w:rPr>
                      <w:rFonts w:eastAsiaTheme="majorEastAsia" w:cstheme="majorBidi"/>
                      <w:b/>
                      <w:color w:val="0F4761" w:themeColor="accent1" w:themeShade="BF"/>
                      <w:sz w:val="22"/>
                      <w:szCs w:val="22"/>
                      <w:lang w:val="en-US"/>
                    </w:rPr>
                    <w:t>Link</w:t>
                  </w:r>
                </w:p>
              </w:tc>
              <w:tc>
                <w:tcPr>
                  <w:tcW w:w="3422" w:type="dxa"/>
                </w:tcPr>
                <w:p w14:paraId="36DA0D92" w14:textId="53580928" w:rsidR="005A3FCD" w:rsidRPr="00D50340" w:rsidRDefault="005A3FCD" w:rsidP="005A3FCD">
                  <w:pPr>
                    <w:pStyle w:val="ListParagraph"/>
                    <w:ind w:left="0"/>
                    <w:rPr>
                      <w:sz w:val="22"/>
                      <w:szCs w:val="22"/>
                    </w:rPr>
                  </w:pPr>
                  <w:r w:rsidRPr="00D50340">
                    <w:rPr>
                      <w:rFonts w:eastAsiaTheme="majorEastAsia" w:cstheme="majorBidi"/>
                      <w:b/>
                      <w:color w:val="0F4761" w:themeColor="accent1" w:themeShade="BF"/>
                      <w:sz w:val="22"/>
                      <w:szCs w:val="22"/>
                      <w:lang w:val="en-US"/>
                    </w:rPr>
                    <w:t>Type</w:t>
                  </w:r>
                </w:p>
              </w:tc>
            </w:tr>
            <w:sdt>
              <w:sdtPr>
                <w:rPr>
                  <w:lang w:val="en-US"/>
                </w:rPr>
                <w:id w:val="1747077795"/>
                <w15:repeatingSection/>
              </w:sdtPr>
              <w:sdtEndPr/>
              <w:sdtContent>
                <w:sdt>
                  <w:sdtPr>
                    <w:rPr>
                      <w:lang w:val="en-US"/>
                    </w:rPr>
                    <w:id w:val="-1346158814"/>
                    <w:placeholder>
                      <w:docPart w:val="E74F75EBADCD4078B54E231B6E39F4F4"/>
                    </w:placeholder>
                    <w15:repeatingSectionItem/>
                  </w:sdtPr>
                  <w:sdtEndPr/>
                  <w:sdtContent>
                    <w:tr w:rsidR="00B723B0" w14:paraId="378C7C48" w14:textId="77777777">
                      <w:sdt>
                        <w:sdtPr>
                          <w:rPr>
                            <w:lang w:val="en-US"/>
                          </w:rPr>
                          <w:id w:val="-1083840115"/>
                          <w:placeholder>
                            <w:docPart w:val="9C0CFBD32EBF471FBF51ADA3AECB44E1"/>
                          </w:placeholder>
                          <w:showingPlcHdr/>
                        </w:sdtPr>
                        <w:sdtEndPr/>
                        <w:sdtContent>
                          <w:tc>
                            <w:tcPr>
                              <w:tcW w:w="2729" w:type="dxa"/>
                              <w:gridSpan w:val="2"/>
                              <w:shd w:val="clear" w:color="auto" w:fill="F2F2F2" w:themeFill="background1" w:themeFillShade="F2"/>
                            </w:tcPr>
                            <w:p w14:paraId="39040B64" w14:textId="766BEC64" w:rsidR="00B723B0" w:rsidRDefault="00B723B0">
                              <w:pPr>
                                <w:rPr>
                                  <w:lang w:val="en-US"/>
                                </w:rPr>
                              </w:pPr>
                              <w:r w:rsidRPr="00DB0934">
                                <w:rPr>
                                  <w:i/>
                                  <w:iCs/>
                                  <w:color w:val="808080" w:themeColor="background1" w:themeShade="80"/>
                                  <w:sz w:val="22"/>
                                  <w:szCs w:val="22"/>
                                  <w:lang w:val="en-US"/>
                                </w:rPr>
                                <w:t>Enter title here</w:t>
                              </w:r>
                            </w:p>
                          </w:tc>
                        </w:sdtContent>
                      </w:sdt>
                      <w:sdt>
                        <w:sdtPr>
                          <w:rPr>
                            <w:lang w:val="en-US"/>
                          </w:rPr>
                          <w:id w:val="-1625996028"/>
                          <w:placeholder>
                            <w:docPart w:val="AB3400975633469583DB8FE90CF4A491"/>
                          </w:placeholder>
                          <w:showingPlcHdr/>
                        </w:sdtPr>
                        <w:sdtEndPr/>
                        <w:sdtContent>
                          <w:tc>
                            <w:tcPr>
                              <w:tcW w:w="2958" w:type="dxa"/>
                              <w:shd w:val="clear" w:color="auto" w:fill="F2F2F2" w:themeFill="background1" w:themeFillShade="F2"/>
                            </w:tcPr>
                            <w:p w14:paraId="6B35C92D" w14:textId="77777777" w:rsidR="00B723B0" w:rsidRDefault="00B723B0">
                              <w:pPr>
                                <w:rPr>
                                  <w:lang w:val="en-US"/>
                                </w:rPr>
                              </w:pPr>
                              <w:r w:rsidRPr="00DB0934">
                                <w:rPr>
                                  <w:i/>
                                  <w:iCs/>
                                  <w:color w:val="808080" w:themeColor="background1" w:themeShade="80"/>
                                  <w:sz w:val="22"/>
                                  <w:szCs w:val="22"/>
                                  <w:lang w:val="en-US"/>
                                </w:rPr>
                                <w:t>Enter link here</w:t>
                              </w:r>
                            </w:p>
                          </w:tc>
                        </w:sdtContent>
                      </w:sdt>
                      <w:sdt>
                        <w:sdtPr>
                          <w:rPr>
                            <w:lang w:val="en-US"/>
                          </w:rPr>
                          <w:id w:val="449988405"/>
                          <w:placeholder>
                            <w:docPart w:val="4C9131FE50464F7BAC4AA777FC5C4EA4"/>
                          </w:placeholder>
                          <w:dropDownList>
                            <w:listItem w:displayText="Promotional Products" w:value="Promotional Products"/>
                            <w:listItem w:displayText="Communication Materials" w:value="Communication Materials"/>
                            <w:listItem w:displayText="References" w:value="References"/>
                            <w:listItem w:displayText="Other" w:value="Other"/>
                          </w:dropDownList>
                        </w:sdtPr>
                        <w:sdtEndPr/>
                        <w:sdtContent>
                          <w:tc>
                            <w:tcPr>
                              <w:tcW w:w="3437" w:type="dxa"/>
                              <w:gridSpan w:val="2"/>
                              <w:shd w:val="clear" w:color="auto" w:fill="F2F2F2" w:themeFill="background1" w:themeFillShade="F2"/>
                            </w:tcPr>
                            <w:p w14:paraId="0973B8FD" w14:textId="77777777" w:rsidR="00B723B0" w:rsidRDefault="00B723B0">
                              <w:pPr>
                                <w:rPr>
                                  <w:lang w:val="en-US"/>
                                </w:rPr>
                              </w:pPr>
                              <w:r w:rsidRPr="00003364">
                                <w:rPr>
                                  <w:color w:val="808080" w:themeColor="background1" w:themeShade="80"/>
                                  <w:sz w:val="22"/>
                                  <w:szCs w:val="22"/>
                                  <w:lang w:val="en-US"/>
                                </w:rPr>
                                <w:t>Communication Materials</w:t>
                              </w:r>
                            </w:p>
                          </w:tc>
                        </w:sdtContent>
                      </w:sdt>
                    </w:tr>
                  </w:sdtContent>
                </w:sdt>
                <w:sdt>
                  <w:sdtPr>
                    <w:rPr>
                      <w:lang w:val="en-US"/>
                    </w:rPr>
                    <w:id w:val="27462801"/>
                    <w:placeholder>
                      <w:docPart w:val="C3EBF0BDF5D9404DADC87E3FE3285180"/>
                    </w:placeholder>
                    <w15:repeatingSectionItem/>
                  </w:sdtPr>
                  <w:sdtEndPr/>
                  <w:sdtContent>
                    <w:tr w:rsidR="00B723B0" w14:paraId="04E85F79" w14:textId="77777777">
                      <w:sdt>
                        <w:sdtPr>
                          <w:rPr>
                            <w:lang w:val="en-US"/>
                          </w:rPr>
                          <w:id w:val="-1059630295"/>
                          <w:placeholder>
                            <w:docPart w:val="C7011DF2DB914EE6B890E5D98454985A"/>
                          </w:placeholder>
                          <w:showingPlcHdr/>
                        </w:sdtPr>
                        <w:sdtEndPr/>
                        <w:sdtContent>
                          <w:tc>
                            <w:tcPr>
                              <w:tcW w:w="2729" w:type="dxa"/>
                              <w:gridSpan w:val="2"/>
                              <w:shd w:val="clear" w:color="auto" w:fill="F2F2F2" w:themeFill="background1" w:themeFillShade="F2"/>
                            </w:tcPr>
                            <w:p w14:paraId="23889CBE" w14:textId="77777777" w:rsidR="00B723B0" w:rsidRDefault="00B723B0">
                              <w:pPr>
                                <w:rPr>
                                  <w:lang w:val="en-US"/>
                                </w:rPr>
                              </w:pPr>
                              <w:r w:rsidRPr="00DB0934">
                                <w:rPr>
                                  <w:i/>
                                  <w:iCs/>
                                  <w:color w:val="808080" w:themeColor="background1" w:themeShade="80"/>
                                  <w:sz w:val="22"/>
                                  <w:szCs w:val="22"/>
                                  <w:lang w:val="en-US"/>
                                </w:rPr>
                                <w:t>Enter title here</w:t>
                              </w:r>
                            </w:p>
                          </w:tc>
                        </w:sdtContent>
                      </w:sdt>
                      <w:sdt>
                        <w:sdtPr>
                          <w:rPr>
                            <w:lang w:val="en-US"/>
                          </w:rPr>
                          <w:id w:val="1394851394"/>
                          <w:placeholder>
                            <w:docPart w:val="B1721F393AE84122A014A54518676A14"/>
                          </w:placeholder>
                          <w:showingPlcHdr/>
                        </w:sdtPr>
                        <w:sdtEndPr/>
                        <w:sdtContent>
                          <w:tc>
                            <w:tcPr>
                              <w:tcW w:w="2958" w:type="dxa"/>
                              <w:shd w:val="clear" w:color="auto" w:fill="F2F2F2" w:themeFill="background1" w:themeFillShade="F2"/>
                            </w:tcPr>
                            <w:p w14:paraId="4AF1DC8C" w14:textId="77777777" w:rsidR="00B723B0" w:rsidRDefault="00B723B0">
                              <w:pPr>
                                <w:rPr>
                                  <w:lang w:val="en-US"/>
                                </w:rPr>
                              </w:pPr>
                              <w:r w:rsidRPr="00DB0934">
                                <w:rPr>
                                  <w:i/>
                                  <w:iCs/>
                                  <w:color w:val="808080" w:themeColor="background1" w:themeShade="80"/>
                                  <w:sz w:val="22"/>
                                  <w:szCs w:val="22"/>
                                  <w:lang w:val="en-US"/>
                                </w:rPr>
                                <w:t>Enter link here</w:t>
                              </w:r>
                            </w:p>
                          </w:tc>
                        </w:sdtContent>
                      </w:sdt>
                      <w:sdt>
                        <w:sdtPr>
                          <w:rPr>
                            <w:lang w:val="en-US"/>
                          </w:rPr>
                          <w:id w:val="1379045086"/>
                          <w:placeholder>
                            <w:docPart w:val="9B9D03909B374FA4B7EDF21F300DC85F"/>
                          </w:placeholder>
                          <w:dropDownList>
                            <w:listItem w:displayText="Promotional Products" w:value="Promotional Products"/>
                            <w:listItem w:displayText="Communication Materials" w:value="Communication Materials"/>
                            <w:listItem w:displayText="References" w:value="References"/>
                            <w:listItem w:displayText="Other" w:value="Other"/>
                          </w:dropDownList>
                        </w:sdtPr>
                        <w:sdtEndPr/>
                        <w:sdtContent>
                          <w:tc>
                            <w:tcPr>
                              <w:tcW w:w="3437" w:type="dxa"/>
                              <w:gridSpan w:val="2"/>
                              <w:shd w:val="clear" w:color="auto" w:fill="F2F2F2" w:themeFill="background1" w:themeFillShade="F2"/>
                            </w:tcPr>
                            <w:p w14:paraId="3BA6B130" w14:textId="77777777" w:rsidR="00B723B0" w:rsidRDefault="00B723B0">
                              <w:pPr>
                                <w:rPr>
                                  <w:lang w:val="en-US"/>
                                </w:rPr>
                              </w:pPr>
                              <w:r w:rsidRPr="00DB0934">
                                <w:rPr>
                                  <w:color w:val="808080" w:themeColor="background1" w:themeShade="80"/>
                                  <w:sz w:val="22"/>
                                  <w:szCs w:val="22"/>
                                  <w:lang w:val="en-US"/>
                                </w:rPr>
                                <w:t>Promotional Products</w:t>
                              </w:r>
                            </w:p>
                          </w:tc>
                        </w:sdtContent>
                      </w:sdt>
                    </w:tr>
                  </w:sdtContent>
                </w:sdt>
                <w:sdt>
                  <w:sdtPr>
                    <w:rPr>
                      <w:lang w:val="en-US"/>
                    </w:rPr>
                    <w:id w:val="-579371625"/>
                    <w:placeholder>
                      <w:docPart w:val="494BF84773A5485EA45BD840951FC996"/>
                    </w:placeholder>
                    <w15:repeatingSectionItem/>
                  </w:sdtPr>
                  <w:sdtEndPr/>
                  <w:sdtContent>
                    <w:tr w:rsidR="00B723B0" w14:paraId="6E39B515" w14:textId="77777777">
                      <w:sdt>
                        <w:sdtPr>
                          <w:rPr>
                            <w:lang w:val="en-US"/>
                          </w:rPr>
                          <w:id w:val="-1449616912"/>
                          <w:placeholder>
                            <w:docPart w:val="991F78A3F0A044C58EB207D962628E8B"/>
                          </w:placeholder>
                          <w:showingPlcHdr/>
                        </w:sdtPr>
                        <w:sdtEndPr/>
                        <w:sdtContent>
                          <w:tc>
                            <w:tcPr>
                              <w:tcW w:w="2729" w:type="dxa"/>
                              <w:gridSpan w:val="2"/>
                              <w:shd w:val="clear" w:color="auto" w:fill="F2F2F2" w:themeFill="background1" w:themeFillShade="F2"/>
                            </w:tcPr>
                            <w:p w14:paraId="61A3610C" w14:textId="77777777" w:rsidR="00B723B0" w:rsidRDefault="00B723B0">
                              <w:pPr>
                                <w:rPr>
                                  <w:lang w:val="en-US"/>
                                </w:rPr>
                              </w:pPr>
                              <w:r w:rsidRPr="00DB0934">
                                <w:rPr>
                                  <w:i/>
                                  <w:iCs/>
                                  <w:color w:val="808080" w:themeColor="background1" w:themeShade="80"/>
                                  <w:sz w:val="22"/>
                                  <w:szCs w:val="22"/>
                                  <w:lang w:val="en-US"/>
                                </w:rPr>
                                <w:t>Enter title here</w:t>
                              </w:r>
                            </w:p>
                          </w:tc>
                        </w:sdtContent>
                      </w:sdt>
                      <w:sdt>
                        <w:sdtPr>
                          <w:rPr>
                            <w:lang w:val="en-US"/>
                          </w:rPr>
                          <w:id w:val="1764034938"/>
                          <w:placeholder>
                            <w:docPart w:val="532D702FF51E4E0B96F34E2BD9A0896A"/>
                          </w:placeholder>
                          <w:showingPlcHdr/>
                        </w:sdtPr>
                        <w:sdtEndPr/>
                        <w:sdtContent>
                          <w:tc>
                            <w:tcPr>
                              <w:tcW w:w="2958" w:type="dxa"/>
                              <w:shd w:val="clear" w:color="auto" w:fill="F2F2F2" w:themeFill="background1" w:themeFillShade="F2"/>
                            </w:tcPr>
                            <w:p w14:paraId="53CEFD1F" w14:textId="77777777" w:rsidR="00B723B0" w:rsidRDefault="00B723B0">
                              <w:pPr>
                                <w:rPr>
                                  <w:lang w:val="en-US"/>
                                </w:rPr>
                              </w:pPr>
                              <w:r w:rsidRPr="00DB0934">
                                <w:rPr>
                                  <w:i/>
                                  <w:iCs/>
                                  <w:color w:val="808080" w:themeColor="background1" w:themeShade="80"/>
                                  <w:sz w:val="22"/>
                                  <w:szCs w:val="22"/>
                                  <w:lang w:val="en-US"/>
                                </w:rPr>
                                <w:t>Enter link here</w:t>
                              </w:r>
                            </w:p>
                          </w:tc>
                        </w:sdtContent>
                      </w:sdt>
                      <w:sdt>
                        <w:sdtPr>
                          <w:rPr>
                            <w:lang w:val="en-US"/>
                          </w:rPr>
                          <w:id w:val="-849407967"/>
                          <w:placeholder>
                            <w:docPart w:val="E50DF108F19147779E6BBA422F0D2FC7"/>
                          </w:placeholder>
                          <w:dropDownList>
                            <w:listItem w:displayText="Promotional Products" w:value="Promotional Products"/>
                            <w:listItem w:displayText="Communication Materials" w:value="Communication Materials"/>
                            <w:listItem w:displayText="References" w:value="References"/>
                            <w:listItem w:displayText="Other" w:value="Other"/>
                          </w:dropDownList>
                        </w:sdtPr>
                        <w:sdtEndPr/>
                        <w:sdtContent>
                          <w:tc>
                            <w:tcPr>
                              <w:tcW w:w="3437" w:type="dxa"/>
                              <w:gridSpan w:val="2"/>
                              <w:shd w:val="clear" w:color="auto" w:fill="F2F2F2" w:themeFill="background1" w:themeFillShade="F2"/>
                            </w:tcPr>
                            <w:p w14:paraId="46D18074" w14:textId="77777777" w:rsidR="00B723B0" w:rsidRDefault="00B723B0">
                              <w:pPr>
                                <w:rPr>
                                  <w:lang w:val="en-US"/>
                                </w:rPr>
                              </w:pPr>
                              <w:r w:rsidRPr="00DB0934">
                                <w:rPr>
                                  <w:color w:val="808080" w:themeColor="background1" w:themeShade="80"/>
                                  <w:sz w:val="22"/>
                                  <w:szCs w:val="22"/>
                                  <w:lang w:val="en-US"/>
                                </w:rPr>
                                <w:t>References</w:t>
                              </w:r>
                            </w:p>
                          </w:tc>
                        </w:sdtContent>
                      </w:sdt>
                    </w:tr>
                  </w:sdtContent>
                </w:sdt>
                <w:sdt>
                  <w:sdtPr>
                    <w:rPr>
                      <w:lang w:val="en-US"/>
                    </w:rPr>
                    <w:id w:val="1168913674"/>
                    <w:placeholder>
                      <w:docPart w:val="16AAC7258BF547AF89E1CD2500C1DF4E"/>
                    </w:placeholder>
                    <w15:repeatingSectionItem/>
                  </w:sdtPr>
                  <w:sdtEndPr/>
                  <w:sdtContent>
                    <w:tr w:rsidR="00B723B0" w14:paraId="57B83173" w14:textId="77777777">
                      <w:sdt>
                        <w:sdtPr>
                          <w:rPr>
                            <w:lang w:val="en-US"/>
                          </w:rPr>
                          <w:id w:val="607316350"/>
                          <w:placeholder>
                            <w:docPart w:val="5D2DFE96D37C408FB516FCED36F981A8"/>
                          </w:placeholder>
                          <w:showingPlcHdr/>
                        </w:sdtPr>
                        <w:sdtEndPr/>
                        <w:sdtContent>
                          <w:tc>
                            <w:tcPr>
                              <w:tcW w:w="2729" w:type="dxa"/>
                              <w:gridSpan w:val="2"/>
                              <w:shd w:val="clear" w:color="auto" w:fill="F2F2F2" w:themeFill="background1" w:themeFillShade="F2"/>
                            </w:tcPr>
                            <w:p w14:paraId="36E4E9C1" w14:textId="77777777" w:rsidR="00B723B0" w:rsidRDefault="00B723B0">
                              <w:pPr>
                                <w:rPr>
                                  <w:lang w:val="en-US"/>
                                </w:rPr>
                              </w:pPr>
                              <w:r w:rsidRPr="00DB0934">
                                <w:rPr>
                                  <w:i/>
                                  <w:iCs/>
                                  <w:color w:val="808080" w:themeColor="background1" w:themeShade="80"/>
                                  <w:sz w:val="22"/>
                                  <w:szCs w:val="22"/>
                                  <w:lang w:val="en-US"/>
                                </w:rPr>
                                <w:t>Enter title here</w:t>
                              </w:r>
                            </w:p>
                          </w:tc>
                        </w:sdtContent>
                      </w:sdt>
                      <w:sdt>
                        <w:sdtPr>
                          <w:rPr>
                            <w:lang w:val="en-US"/>
                          </w:rPr>
                          <w:id w:val="261578556"/>
                          <w:placeholder>
                            <w:docPart w:val="17989BBFFFA24A01B8E2A2F70D53FE5C"/>
                          </w:placeholder>
                          <w:showingPlcHdr/>
                        </w:sdtPr>
                        <w:sdtEndPr/>
                        <w:sdtContent>
                          <w:tc>
                            <w:tcPr>
                              <w:tcW w:w="2958" w:type="dxa"/>
                              <w:shd w:val="clear" w:color="auto" w:fill="F2F2F2" w:themeFill="background1" w:themeFillShade="F2"/>
                            </w:tcPr>
                            <w:p w14:paraId="06E86629" w14:textId="77777777" w:rsidR="00B723B0" w:rsidRDefault="00B723B0">
                              <w:pPr>
                                <w:rPr>
                                  <w:lang w:val="en-US"/>
                                </w:rPr>
                              </w:pPr>
                              <w:r w:rsidRPr="00DB0934">
                                <w:rPr>
                                  <w:i/>
                                  <w:iCs/>
                                  <w:color w:val="808080" w:themeColor="background1" w:themeShade="80"/>
                                  <w:sz w:val="22"/>
                                  <w:szCs w:val="22"/>
                                  <w:lang w:val="en-US"/>
                                </w:rPr>
                                <w:t>Enter link here</w:t>
                              </w:r>
                            </w:p>
                          </w:tc>
                        </w:sdtContent>
                      </w:sdt>
                      <w:sdt>
                        <w:sdtPr>
                          <w:rPr>
                            <w:lang w:val="en-US"/>
                          </w:rPr>
                          <w:id w:val="-576359926"/>
                          <w:placeholder>
                            <w:docPart w:val="F1BBECD067F44AB3847234BFE6F8DF6D"/>
                          </w:placeholder>
                          <w:dropDownList>
                            <w:listItem w:displayText="Promotional Products" w:value="Promotional Products"/>
                            <w:listItem w:displayText="Communication Materials" w:value="Communication Materials"/>
                            <w:listItem w:displayText="References" w:value="References"/>
                            <w:listItem w:displayText="Other" w:value="Other"/>
                          </w:dropDownList>
                        </w:sdtPr>
                        <w:sdtEndPr/>
                        <w:sdtContent>
                          <w:tc>
                            <w:tcPr>
                              <w:tcW w:w="3437" w:type="dxa"/>
                              <w:gridSpan w:val="2"/>
                              <w:shd w:val="clear" w:color="auto" w:fill="F2F2F2" w:themeFill="background1" w:themeFillShade="F2"/>
                            </w:tcPr>
                            <w:p w14:paraId="1CA3EC98" w14:textId="77777777" w:rsidR="00B723B0" w:rsidRDefault="00B723B0">
                              <w:pPr>
                                <w:rPr>
                                  <w:lang w:val="en-US"/>
                                </w:rPr>
                              </w:pPr>
                              <w:r w:rsidRPr="00003364">
                                <w:rPr>
                                  <w:color w:val="808080" w:themeColor="background1" w:themeShade="80"/>
                                  <w:sz w:val="22"/>
                                  <w:szCs w:val="22"/>
                                  <w:lang w:val="en-US"/>
                                </w:rPr>
                                <w:t>Other</w:t>
                              </w:r>
                            </w:p>
                          </w:tc>
                        </w:sdtContent>
                      </w:sdt>
                    </w:tr>
                  </w:sdtContent>
                </w:sdt>
              </w:sdtContent>
            </w:sdt>
          </w:tbl>
          <w:p w14:paraId="504DE563" w14:textId="0215A711" w:rsidR="00B723B0" w:rsidRDefault="00B723B0">
            <w:pPr>
              <w:rPr>
                <w:i/>
                <w:iCs/>
                <w:color w:val="C00000"/>
                <w:sz w:val="20"/>
                <w:szCs w:val="20"/>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 xml:space="preserve">sign at the end of the </w:t>
            </w:r>
            <w:r>
              <w:rPr>
                <w:i/>
                <w:iCs/>
                <w:color w:val="C00000"/>
                <w:sz w:val="20"/>
                <w:szCs w:val="20"/>
                <w:lang w:val="en-US"/>
              </w:rPr>
              <w:t>row to choose another item as needed</w:t>
            </w:r>
            <w:r w:rsidRPr="00052F61">
              <w:rPr>
                <w:i/>
                <w:iCs/>
                <w:color w:val="C00000"/>
                <w:sz w:val="20"/>
                <w:szCs w:val="20"/>
                <w:lang w:val="en-US"/>
              </w:rPr>
              <w:t>.</w:t>
            </w:r>
          </w:p>
          <w:p w14:paraId="7D596EE1" w14:textId="77777777" w:rsidR="00A336AA" w:rsidRPr="00E92EBF" w:rsidRDefault="00A336AA" w:rsidP="00E92EBF">
            <w:pPr>
              <w:rPr>
                <w:color w:val="156082" w:themeColor="accent1"/>
                <w:sz w:val="28"/>
                <w:szCs w:val="28"/>
                <w:lang w:val="en-US"/>
              </w:rPr>
            </w:pPr>
          </w:p>
        </w:tc>
      </w:tr>
    </w:tbl>
    <w:p w14:paraId="6D339B42" w14:textId="4A2D9976" w:rsidR="00E92EBF" w:rsidRPr="00E92EBF" w:rsidRDefault="00E92EBF" w:rsidP="00E92EBF">
      <w:pPr>
        <w:pStyle w:val="Heading2"/>
        <w:numPr>
          <w:ilvl w:val="0"/>
          <w:numId w:val="0"/>
        </w:numPr>
        <w:ind w:left="360" w:hanging="360"/>
        <w:rPr>
          <w:lang w:val="en-US"/>
        </w:rPr>
      </w:pPr>
      <w:r>
        <w:rPr>
          <w:lang w:val="en-US"/>
        </w:rPr>
        <w:t xml:space="preserve">14. </w:t>
      </w:r>
      <w:r w:rsidRPr="00E92EBF">
        <w:rPr>
          <w:lang w:val="en-US"/>
        </w:rPr>
        <w:t>Audience Focus &amp; Thematic Keywords</w:t>
      </w:r>
    </w:p>
    <w:p w14:paraId="123215B5" w14:textId="77777777" w:rsidR="00E92EBF" w:rsidRPr="00E92EBF" w:rsidRDefault="00E92EBF" w:rsidP="000A0ECC">
      <w:pPr>
        <w:pStyle w:val="Heading3"/>
      </w:pPr>
      <w:r>
        <w:t>14.</w:t>
      </w:r>
      <w:proofErr w:type="spellStart"/>
      <w:r>
        <w:t>a</w:t>
      </w:r>
      <w:proofErr w:type="spellEnd"/>
      <w:r>
        <w:t xml:space="preserve"> </w:t>
      </w:r>
      <w:r w:rsidR="00B723B0" w:rsidRPr="00E92EBF">
        <w:t>Audience Focus</w:t>
      </w:r>
    </w:p>
    <w:p w14:paraId="041154C4" w14:textId="24E221A9" w:rsidR="00B723B0" w:rsidRDefault="001A2D9F" w:rsidP="00E92EBF">
      <w:pPr>
        <w:spacing w:before="120" w:after="120" w:line="240" w:lineRule="auto"/>
        <w:ind w:left="108" w:right="108"/>
        <w:rPr>
          <w:i/>
          <w:iCs/>
          <w:color w:val="3A7C22" w:themeColor="accent6" w:themeShade="BF"/>
          <w:sz w:val="22"/>
          <w:szCs w:val="22"/>
          <w:lang w:val="en-US"/>
        </w:rPr>
      </w:pPr>
      <w:r w:rsidRPr="001A2D9F">
        <w:rPr>
          <w:i/>
          <w:iCs/>
          <w:color w:val="3A7C22" w:themeColor="accent6" w:themeShade="BF"/>
          <w:sz w:val="22"/>
          <w:szCs w:val="22"/>
          <w:lang w:val="en-US"/>
        </w:rPr>
        <w:t>Please select up to three audience groups for whom the reported outcome is most relevant and meaningful</w:t>
      </w:r>
      <w:r w:rsidR="00B723B0" w:rsidRPr="006A65E3">
        <w:rPr>
          <w:i/>
          <w:iCs/>
          <w:color w:val="3A7C22" w:themeColor="accent6" w:themeShade="BF"/>
          <w:sz w:val="22"/>
          <w:szCs w:val="22"/>
          <w:lang w:val="en-US"/>
        </w:rPr>
        <w:t>.</w:t>
      </w:r>
    </w:p>
    <w:tbl>
      <w:tblPr>
        <w:tblStyle w:val="TableGrid"/>
        <w:tblW w:w="0" w:type="auto"/>
        <w:tblInd w:w="108" w:type="dxa"/>
        <w:tblLook w:val="04A0" w:firstRow="1" w:lastRow="0" w:firstColumn="1" w:lastColumn="0" w:noHBand="0" w:noVBand="1"/>
      </w:tblPr>
      <w:tblGrid>
        <w:gridCol w:w="9116"/>
      </w:tblGrid>
      <w:sdt>
        <w:sdtPr>
          <w:rPr>
            <w:color w:val="0070C0"/>
            <w:sz w:val="22"/>
            <w:szCs w:val="22"/>
            <w:lang w:val="en-US"/>
          </w:rPr>
          <w:id w:val="-2038954122"/>
          <w15:repeatingSection/>
        </w:sdtPr>
        <w:sdtEndPr/>
        <w:sdtContent>
          <w:sdt>
            <w:sdtPr>
              <w:rPr>
                <w:color w:val="0070C0"/>
                <w:sz w:val="22"/>
                <w:szCs w:val="22"/>
                <w:lang w:val="en-US"/>
              </w:rPr>
              <w:id w:val="-153605007"/>
              <w:placeholder>
                <w:docPart w:val="DefaultPlaceholder_-1854013435"/>
              </w:placeholder>
              <w15:repeatingSectionItem/>
            </w:sdtPr>
            <w:sdtEndPr/>
            <w:sdtContent>
              <w:tr w:rsidR="00B723B0" w:rsidRPr="00F72530" w14:paraId="611C1E7C" w14:textId="77777777">
                <w:sdt>
                  <w:sdtPr>
                    <w:rPr>
                      <w:color w:val="0070C0"/>
                      <w:sz w:val="22"/>
                      <w:szCs w:val="22"/>
                      <w:lang w:val="en-US"/>
                    </w:rPr>
                    <w:id w:val="-58482739"/>
                    <w:placeholder>
                      <w:docPart w:val="B2F3363578764CC18F3C226928249D5F"/>
                    </w:placeholder>
                    <w:showingPlcHdr/>
                    <w:dropDownList>
                      <w:listItem w:value="Choose an item."/>
                      <w:listItem w:displayText="Industry and Private Sector" w:value="Industry and Private Sector"/>
                      <w:listItem w:displayText="Government and Policymakers" w:value="Government and Policymakers"/>
                      <w:listItem w:displayText="Philantropy" w:value="Philantropy"/>
                      <w:listItem w:displayText="Research" w:value="Research"/>
                      <w:listItem w:displayText="Development Agencies" w:value="Development Agencies"/>
                      <w:listItem w:displayText="Academia" w:value="Academia"/>
                      <w:listItem w:displayText="Farmers and Communities" w:value="Farmers and Communities"/>
                    </w:dropDownList>
                  </w:sdtPr>
                  <w:sdtEndPr/>
                  <w:sdtContent>
                    <w:tc>
                      <w:tcPr>
                        <w:tcW w:w="9116" w:type="dxa"/>
                        <w:shd w:val="clear" w:color="auto" w:fill="F2F2F2"/>
                      </w:tcPr>
                      <w:p w14:paraId="27ED993A" w14:textId="473E7C8A" w:rsidR="00B723B0" w:rsidRPr="006128AC" w:rsidRDefault="00B723B0">
                        <w:pPr>
                          <w:spacing w:after="120"/>
                          <w:ind w:left="108" w:right="108"/>
                          <w:rPr>
                            <w:color w:val="0070C0"/>
                            <w:sz w:val="22"/>
                            <w:szCs w:val="22"/>
                            <w:lang w:val="en-US"/>
                          </w:rPr>
                        </w:pPr>
                        <w:r w:rsidRPr="00D50340">
                          <w:rPr>
                            <w:rStyle w:val="PlaceholderText"/>
                            <w:sz w:val="22"/>
                            <w:szCs w:val="22"/>
                          </w:rPr>
                          <w:t>Choose an item.</w:t>
                        </w:r>
                      </w:p>
                    </w:tc>
                  </w:sdtContent>
                </w:sdt>
              </w:tr>
            </w:sdtContent>
          </w:sdt>
        </w:sdtContent>
      </w:sdt>
    </w:tbl>
    <w:p w14:paraId="40C43083" w14:textId="32782E73" w:rsidR="00913D10" w:rsidRPr="00913D10" w:rsidRDefault="00A755AB" w:rsidP="00913D10">
      <w:pPr>
        <w:rPr>
          <w:i/>
          <w:iCs/>
          <w:color w:val="C00000"/>
          <w:sz w:val="20"/>
          <w:szCs w:val="20"/>
          <w:lang w:val="en-US"/>
        </w:rPr>
      </w:pPr>
      <w:r>
        <w:rPr>
          <w:sz w:val="22"/>
          <w:szCs w:val="22"/>
          <w:lang w:val="en-US"/>
        </w:rPr>
        <w:t xml:space="preserve">  </w:t>
      </w:r>
      <w:r w:rsidR="00913D10" w:rsidRPr="00181A17">
        <w:rPr>
          <w:i/>
          <w:iCs/>
          <w:color w:val="C00000"/>
          <w:sz w:val="20"/>
          <w:szCs w:val="20"/>
          <w:lang w:val="en-US"/>
        </w:rPr>
        <w:t xml:space="preserve">Click the plus </w:t>
      </w:r>
      <w:r w:rsidR="00913D10" w:rsidRPr="00052F61">
        <w:rPr>
          <w:i/>
          <w:iCs/>
          <w:color w:val="0070C0"/>
          <w:sz w:val="20"/>
          <w:szCs w:val="20"/>
          <w:lang w:val="en-US"/>
        </w:rPr>
        <w:t>(</w:t>
      </w:r>
      <w:r w:rsidR="00913D10" w:rsidRPr="009A1C68">
        <w:rPr>
          <w:b/>
          <w:bCs/>
          <w:i/>
          <w:iCs/>
          <w:color w:val="0070C0"/>
          <w:sz w:val="22"/>
          <w:szCs w:val="22"/>
          <w:lang w:val="en-US"/>
        </w:rPr>
        <w:t>+</w:t>
      </w:r>
      <w:r w:rsidR="00913D10">
        <w:rPr>
          <w:i/>
          <w:iCs/>
          <w:color w:val="002060"/>
          <w:sz w:val="20"/>
          <w:szCs w:val="20"/>
          <w:lang w:val="en-US"/>
        </w:rPr>
        <w:t xml:space="preserve">) </w:t>
      </w:r>
      <w:r w:rsidR="00913D10" w:rsidRPr="00052F61">
        <w:rPr>
          <w:i/>
          <w:iCs/>
          <w:color w:val="C00000"/>
          <w:sz w:val="20"/>
          <w:szCs w:val="20"/>
          <w:lang w:val="en-US"/>
        </w:rPr>
        <w:t xml:space="preserve">sign at the end of the </w:t>
      </w:r>
      <w:r w:rsidR="00913D10">
        <w:rPr>
          <w:i/>
          <w:iCs/>
          <w:color w:val="C00000"/>
          <w:sz w:val="20"/>
          <w:szCs w:val="20"/>
          <w:lang w:val="en-US"/>
        </w:rPr>
        <w:t>row to choose another item as needed</w:t>
      </w:r>
      <w:r w:rsidR="00913D10" w:rsidRPr="00052F61">
        <w:rPr>
          <w:i/>
          <w:iCs/>
          <w:color w:val="C00000"/>
          <w:sz w:val="20"/>
          <w:szCs w:val="20"/>
          <w:lang w:val="en-US"/>
        </w:rPr>
        <w:t>.</w:t>
      </w:r>
    </w:p>
    <w:p w14:paraId="0ECA61C7" w14:textId="4F0182DB" w:rsidR="00B723B0" w:rsidRPr="00E92EBF" w:rsidRDefault="00E92EBF" w:rsidP="000A0ECC">
      <w:pPr>
        <w:pStyle w:val="Heading3"/>
      </w:pPr>
      <w:r w:rsidRPr="00E92EBF">
        <w:t>14.</w:t>
      </w:r>
      <w:r>
        <w:t xml:space="preserve">b </w:t>
      </w:r>
      <w:r w:rsidR="00B723B0" w:rsidRPr="00E92EBF">
        <w:t>Thematic Keywords</w:t>
      </w:r>
    </w:p>
    <w:p w14:paraId="0515C3E6" w14:textId="042C5EC0" w:rsidR="00B723B0" w:rsidRPr="008E5F5F" w:rsidRDefault="002C1D61" w:rsidP="002C1D61">
      <w:pPr>
        <w:spacing w:before="120" w:after="120" w:line="240" w:lineRule="auto"/>
        <w:ind w:left="108" w:right="108"/>
        <w:jc w:val="both"/>
        <w:rPr>
          <w:b/>
          <w:bCs/>
          <w:i/>
          <w:iCs/>
          <w:color w:val="0070C0"/>
          <w:sz w:val="22"/>
          <w:szCs w:val="22"/>
        </w:rPr>
      </w:pPr>
      <w:r w:rsidRPr="002C1D61">
        <w:rPr>
          <w:i/>
          <w:iCs/>
          <w:color w:val="3A7C22" w:themeColor="accent6" w:themeShade="BF"/>
          <w:sz w:val="22"/>
          <w:szCs w:val="22"/>
          <w:lang w:val="en-US"/>
        </w:rPr>
        <w:t>Please select 1 to 3 thematic keywords that best categorize the reported outcome. These keywords will support communications, filter</w:t>
      </w:r>
      <w:r w:rsidR="00A43CFF">
        <w:rPr>
          <w:i/>
          <w:iCs/>
          <w:color w:val="3A7C22" w:themeColor="accent6" w:themeShade="BF"/>
          <w:sz w:val="22"/>
          <w:szCs w:val="22"/>
          <w:lang w:val="en-US"/>
        </w:rPr>
        <w:t>ed searches</w:t>
      </w:r>
      <w:r w:rsidRPr="002C1D61">
        <w:rPr>
          <w:i/>
          <w:iCs/>
          <w:color w:val="3A7C22" w:themeColor="accent6" w:themeShade="BF"/>
          <w:sz w:val="22"/>
          <w:szCs w:val="22"/>
          <w:lang w:val="en-US"/>
        </w:rPr>
        <w:t>, and external engagement efforts.</w:t>
      </w:r>
    </w:p>
    <w:tbl>
      <w:tblPr>
        <w:tblStyle w:val="TableGrid"/>
        <w:tblW w:w="0" w:type="auto"/>
        <w:tblInd w:w="108" w:type="dxa"/>
        <w:tblLook w:val="04A0" w:firstRow="1" w:lastRow="0" w:firstColumn="1" w:lastColumn="0" w:noHBand="0" w:noVBand="1"/>
      </w:tblPr>
      <w:tblGrid>
        <w:gridCol w:w="9116"/>
      </w:tblGrid>
      <w:sdt>
        <w:sdtPr>
          <w:rPr>
            <w:color w:val="0070C0"/>
            <w:sz w:val="22"/>
            <w:szCs w:val="22"/>
            <w:lang w:val="en-US"/>
          </w:rPr>
          <w:id w:val="-399216242"/>
          <w15:repeatingSection/>
        </w:sdtPr>
        <w:sdtEndPr/>
        <w:sdtContent>
          <w:sdt>
            <w:sdtPr>
              <w:rPr>
                <w:color w:val="0070C0"/>
                <w:sz w:val="22"/>
                <w:szCs w:val="22"/>
                <w:lang w:val="en-US"/>
              </w:rPr>
              <w:id w:val="-544446536"/>
              <w:placeholder>
                <w:docPart w:val="DefaultPlaceholder_-1854013435"/>
              </w:placeholder>
              <w15:repeatingSectionItem/>
            </w:sdtPr>
            <w:sdtEndPr/>
            <w:sdtContent>
              <w:tr w:rsidR="00B723B0" w:rsidRPr="00F72530" w14:paraId="04D11EEA" w14:textId="77777777">
                <w:sdt>
                  <w:sdtPr>
                    <w:rPr>
                      <w:color w:val="0070C0"/>
                      <w:sz w:val="22"/>
                      <w:szCs w:val="22"/>
                      <w:lang w:val="en-US"/>
                    </w:rPr>
                    <w:id w:val="5801401"/>
                    <w:placeholder>
                      <w:docPart w:val="EA867A3FF02A4FA4808D31631C3C4AFE"/>
                    </w:placeholder>
                    <w:showingPlcHdr/>
                    <w:dropDownList>
                      <w:listItem w:value="Choose an item."/>
                      <w:listItem w:displayText="Food Security" w:value="Food Security"/>
                      <w:listItem w:displayText="Nutrition, Diets, Health" w:value="Nutrition, Diets, Health"/>
                      <w:listItem w:displayText="Conflicts, Crisis, Recovery" w:value="Conflicts, Crisis, Recovery"/>
                      <w:listItem w:displayText="Climate Adaptation and Resilience" w:value="Climate Adaptation and Resilience"/>
                      <w:listItem w:displayText="Climate Mitigation, Emissions, Carbon Sequestration" w:value="Climate Mitigation, Emissions, Carbon Sequestration"/>
                      <w:listItem w:displayText="Prosperity &amp; Economic Opportunity" w:value="Prosperity &amp; Economic Opportunity"/>
                      <w:listItem w:displayText="Women and Youth Empowerment" w:value="Women and Youth Empowerment"/>
                      <w:listItem w:displayText="Biodiversity and Plant Genetic Resources" w:value="Biodiversity and Plant Genetic Resources"/>
                      <w:listItem w:displayText="Regenerative Agriculture and Landscapes" w:value="Regenerative Agriculture and Landscapes"/>
                      <w:listItem w:displayText="Agri-Tech Innovation" w:value="Agri-Tech Innovation"/>
                      <w:listItem w:displayText="Inclusive Digital Tools / Artificial Intelligence" w:value="Inclusive Digital Tools / Artificial Intelligence"/>
                      <w:listItem w:displayText="Sustainable Supply Chains" w:value="Sustainable Supply Chains"/>
                    </w:dropDownList>
                  </w:sdtPr>
                  <w:sdtEndPr/>
                  <w:sdtContent>
                    <w:tc>
                      <w:tcPr>
                        <w:tcW w:w="9116" w:type="dxa"/>
                        <w:shd w:val="clear" w:color="auto" w:fill="F2F2F2"/>
                      </w:tcPr>
                      <w:p w14:paraId="2F08EF4D" w14:textId="0ADDA549" w:rsidR="00B723B0" w:rsidRPr="006128AC" w:rsidRDefault="00B723B0">
                        <w:pPr>
                          <w:spacing w:after="120"/>
                          <w:rPr>
                            <w:color w:val="0070C0"/>
                            <w:sz w:val="22"/>
                            <w:szCs w:val="22"/>
                            <w:lang w:val="en-US"/>
                          </w:rPr>
                        </w:pPr>
                        <w:r w:rsidRPr="00D50340">
                          <w:rPr>
                            <w:rStyle w:val="PlaceholderText"/>
                            <w:sz w:val="22"/>
                            <w:szCs w:val="22"/>
                          </w:rPr>
                          <w:t>Choose an item.</w:t>
                        </w:r>
                      </w:p>
                    </w:tc>
                  </w:sdtContent>
                </w:sdt>
              </w:tr>
            </w:sdtContent>
          </w:sdt>
        </w:sdtContent>
      </w:sdt>
    </w:tbl>
    <w:p w14:paraId="78BADC31" w14:textId="078DB3D5" w:rsidR="00913D10" w:rsidRDefault="00A755AB" w:rsidP="00913D10">
      <w:pPr>
        <w:rPr>
          <w:i/>
          <w:iCs/>
          <w:color w:val="C00000"/>
          <w:sz w:val="20"/>
          <w:szCs w:val="20"/>
          <w:lang w:val="en-US"/>
        </w:rPr>
      </w:pPr>
      <w:r>
        <w:rPr>
          <w:sz w:val="22"/>
          <w:szCs w:val="22"/>
          <w:lang w:val="en-US"/>
        </w:rPr>
        <w:t xml:space="preserve"> </w:t>
      </w:r>
      <w:r w:rsidR="00767E9C">
        <w:rPr>
          <w:sz w:val="22"/>
          <w:szCs w:val="22"/>
          <w:lang w:val="en-US"/>
        </w:rPr>
        <w:t xml:space="preserve"> </w:t>
      </w:r>
      <w:r w:rsidR="00913D10" w:rsidRPr="00181A17">
        <w:rPr>
          <w:i/>
          <w:iCs/>
          <w:color w:val="C00000"/>
          <w:sz w:val="20"/>
          <w:szCs w:val="20"/>
          <w:lang w:val="en-US"/>
        </w:rPr>
        <w:t xml:space="preserve">Click the plus </w:t>
      </w:r>
      <w:r w:rsidR="00913D10" w:rsidRPr="00052F61">
        <w:rPr>
          <w:i/>
          <w:iCs/>
          <w:color w:val="0070C0"/>
          <w:sz w:val="20"/>
          <w:szCs w:val="20"/>
          <w:lang w:val="en-US"/>
        </w:rPr>
        <w:t>(</w:t>
      </w:r>
      <w:r w:rsidR="00913D10" w:rsidRPr="009A1C68">
        <w:rPr>
          <w:b/>
          <w:bCs/>
          <w:i/>
          <w:iCs/>
          <w:color w:val="0070C0"/>
          <w:sz w:val="22"/>
          <w:szCs w:val="22"/>
          <w:lang w:val="en-US"/>
        </w:rPr>
        <w:t>+</w:t>
      </w:r>
      <w:r w:rsidR="00913D10">
        <w:rPr>
          <w:i/>
          <w:iCs/>
          <w:color w:val="002060"/>
          <w:sz w:val="20"/>
          <w:szCs w:val="20"/>
          <w:lang w:val="en-US"/>
        </w:rPr>
        <w:t xml:space="preserve">) </w:t>
      </w:r>
      <w:r w:rsidR="00913D10" w:rsidRPr="00052F61">
        <w:rPr>
          <w:i/>
          <w:iCs/>
          <w:color w:val="C00000"/>
          <w:sz w:val="20"/>
          <w:szCs w:val="20"/>
          <w:lang w:val="en-US"/>
        </w:rPr>
        <w:t xml:space="preserve">sign at the end of the </w:t>
      </w:r>
      <w:r w:rsidR="00913D10">
        <w:rPr>
          <w:i/>
          <w:iCs/>
          <w:color w:val="C00000"/>
          <w:sz w:val="20"/>
          <w:szCs w:val="20"/>
          <w:lang w:val="en-US"/>
        </w:rPr>
        <w:t>row to choose another item as needed</w:t>
      </w:r>
      <w:r w:rsidR="00913D10" w:rsidRPr="00052F61">
        <w:rPr>
          <w:i/>
          <w:iCs/>
          <w:color w:val="C00000"/>
          <w:sz w:val="20"/>
          <w:szCs w:val="20"/>
          <w:lang w:val="en-US"/>
        </w:rPr>
        <w:t>.</w:t>
      </w:r>
    </w:p>
    <w:p w14:paraId="5A108D07" w14:textId="77777777" w:rsidR="002E704A" w:rsidRPr="00913D10" w:rsidRDefault="002E704A" w:rsidP="00913D10">
      <w:pPr>
        <w:rPr>
          <w:i/>
          <w:iCs/>
          <w:color w:val="C00000"/>
          <w:sz w:val="20"/>
          <w:szCs w:val="20"/>
          <w:lang w:val="en-US"/>
        </w:rPr>
      </w:pPr>
    </w:p>
    <w:p w14:paraId="1F023311" w14:textId="5D7FC04A" w:rsidR="00B723B0" w:rsidRPr="002E704A" w:rsidRDefault="002E704A" w:rsidP="002E704A">
      <w:pPr>
        <w:pStyle w:val="Heading2"/>
        <w:numPr>
          <w:ilvl w:val="0"/>
          <w:numId w:val="0"/>
        </w:numPr>
        <w:ind w:left="360" w:hanging="360"/>
        <w:rPr>
          <w:lang w:val="en-US"/>
        </w:rPr>
      </w:pPr>
      <w:r>
        <w:rPr>
          <w:lang w:val="en-US"/>
        </w:rPr>
        <w:t xml:space="preserve">15. </w:t>
      </w:r>
      <w:r w:rsidRPr="002E704A">
        <w:rPr>
          <w:lang w:val="en-US"/>
        </w:rPr>
        <w:t>Authors and Contact Persons</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723B0" w:rsidRPr="00666141" w14:paraId="36CCFA63" w14:textId="77777777">
        <w:tc>
          <w:tcPr>
            <w:tcW w:w="9350" w:type="dxa"/>
          </w:tcPr>
          <w:p w14:paraId="3BC35FCD" w14:textId="5C80A705" w:rsidR="00B723B0" w:rsidRPr="002E704A" w:rsidRDefault="00B723B0">
            <w:pPr>
              <w:jc w:val="both"/>
              <w:rPr>
                <w:sz w:val="22"/>
                <w:szCs w:val="22"/>
                <w:lang w:val="en-US"/>
              </w:rPr>
            </w:pPr>
            <w:r w:rsidRPr="002E704A">
              <w:rPr>
                <w:i/>
                <w:iCs/>
                <w:color w:val="3A7C22" w:themeColor="accent6" w:themeShade="BF"/>
                <w:sz w:val="22"/>
                <w:szCs w:val="22"/>
                <w:lang w:val="en-US"/>
              </w:rPr>
              <w:t xml:space="preserve">Only </w:t>
            </w:r>
            <w:r w:rsidRPr="002E704A">
              <w:rPr>
                <w:i/>
                <w:iCs/>
                <w:color w:val="3A7C22" w:themeColor="accent6" w:themeShade="BF"/>
                <w:sz w:val="22"/>
                <w:szCs w:val="22"/>
              </w:rPr>
              <w:t>Individuals listed as 'Author’ or '</w:t>
            </w:r>
            <w:r w:rsidR="002E704A">
              <w:rPr>
                <w:i/>
                <w:iCs/>
                <w:color w:val="3A7C22" w:themeColor="accent6" w:themeShade="BF"/>
                <w:sz w:val="22"/>
                <w:szCs w:val="22"/>
              </w:rPr>
              <w:t>Author and Contact Person</w:t>
            </w:r>
            <w:r w:rsidRPr="002E704A">
              <w:rPr>
                <w:i/>
                <w:iCs/>
                <w:color w:val="3A7C22" w:themeColor="accent6" w:themeShade="BF"/>
                <w:sz w:val="22"/>
                <w:szCs w:val="22"/>
              </w:rPr>
              <w:t xml:space="preserve">' in the table below will be included in the final publication on </w:t>
            </w:r>
            <w:proofErr w:type="spellStart"/>
            <w:r w:rsidRPr="002E704A">
              <w:rPr>
                <w:i/>
                <w:iCs/>
                <w:color w:val="3A7C22" w:themeColor="accent6" w:themeShade="BF"/>
                <w:sz w:val="22"/>
                <w:szCs w:val="22"/>
              </w:rPr>
              <w:t>CGSpace</w:t>
            </w:r>
            <w:proofErr w:type="spellEnd"/>
            <w:r w:rsidRPr="002E704A">
              <w:rPr>
                <w:i/>
                <w:iCs/>
                <w:color w:val="3A7C22" w:themeColor="accent6" w:themeShade="BF"/>
                <w:sz w:val="22"/>
                <w:szCs w:val="22"/>
              </w:rPr>
              <w:t>, following the order in which they are listed</w:t>
            </w:r>
            <w:r w:rsidR="00FF5304">
              <w:rPr>
                <w:i/>
                <w:iCs/>
                <w:color w:val="3A7C22" w:themeColor="accent6" w:themeShade="BF"/>
                <w:sz w:val="22"/>
                <w:szCs w:val="22"/>
              </w:rPr>
              <w:t xml:space="preserve"> here</w:t>
            </w:r>
            <w:r w:rsidRPr="002E704A">
              <w:rPr>
                <w:i/>
                <w:iCs/>
                <w:color w:val="3A7C22" w:themeColor="accent6" w:themeShade="BF"/>
                <w:sz w:val="22"/>
                <w:szCs w:val="22"/>
              </w:rPr>
              <w:t>.</w:t>
            </w:r>
          </w:p>
          <w:p w14:paraId="513F1469" w14:textId="77777777" w:rsidR="00B723B0" w:rsidRDefault="00B723B0">
            <w:pPr>
              <w:rPr>
                <w:lang w:val="en-US"/>
              </w:rPr>
            </w:pPr>
          </w:p>
          <w:tbl>
            <w:tblPr>
              <w:tblStyle w:val="TableGrid"/>
              <w:tblW w:w="0" w:type="auto"/>
              <w:tblLook w:val="04A0" w:firstRow="1" w:lastRow="0" w:firstColumn="1" w:lastColumn="0" w:noHBand="0" w:noVBand="1"/>
            </w:tblPr>
            <w:tblGrid>
              <w:gridCol w:w="580"/>
              <w:gridCol w:w="1198"/>
              <w:gridCol w:w="1199"/>
              <w:gridCol w:w="1628"/>
              <w:gridCol w:w="1558"/>
              <w:gridCol w:w="1348"/>
              <w:gridCol w:w="1613"/>
            </w:tblGrid>
            <w:tr w:rsidR="00B723B0" w14:paraId="042F0071" w14:textId="77777777">
              <w:tc>
                <w:tcPr>
                  <w:tcW w:w="580" w:type="dxa"/>
                </w:tcPr>
                <w:p w14:paraId="7BFEF148" w14:textId="77777777" w:rsidR="00B723B0" w:rsidRPr="00D50340" w:rsidRDefault="00B723B0">
                  <w:pPr>
                    <w:rPr>
                      <w:b/>
                      <w:color w:val="002060"/>
                      <w:sz w:val="22"/>
                      <w:szCs w:val="22"/>
                      <w:lang w:val="en-US"/>
                    </w:rPr>
                  </w:pPr>
                  <w:r w:rsidRPr="00D50340">
                    <w:rPr>
                      <w:b/>
                      <w:color w:val="002060"/>
                      <w:sz w:val="22"/>
                      <w:szCs w:val="22"/>
                      <w:lang w:val="en-US"/>
                    </w:rPr>
                    <w:t>No.</w:t>
                  </w:r>
                </w:p>
              </w:tc>
              <w:tc>
                <w:tcPr>
                  <w:tcW w:w="1198" w:type="dxa"/>
                </w:tcPr>
                <w:p w14:paraId="7E7B61FF" w14:textId="77777777" w:rsidR="00B723B0" w:rsidRPr="00D50340" w:rsidRDefault="00B723B0">
                  <w:pPr>
                    <w:rPr>
                      <w:b/>
                      <w:color w:val="002060"/>
                      <w:sz w:val="22"/>
                      <w:szCs w:val="22"/>
                      <w:lang w:val="en-US"/>
                    </w:rPr>
                  </w:pPr>
                  <w:r w:rsidRPr="00D50340">
                    <w:rPr>
                      <w:b/>
                      <w:color w:val="002060"/>
                      <w:sz w:val="22"/>
                      <w:szCs w:val="22"/>
                      <w:lang w:val="en-US"/>
                    </w:rPr>
                    <w:t>Name</w:t>
                  </w:r>
                </w:p>
              </w:tc>
              <w:tc>
                <w:tcPr>
                  <w:tcW w:w="1199" w:type="dxa"/>
                </w:tcPr>
                <w:p w14:paraId="5E6B63CE" w14:textId="77777777" w:rsidR="00B723B0" w:rsidRPr="00D50340" w:rsidRDefault="00B723B0">
                  <w:pPr>
                    <w:rPr>
                      <w:b/>
                      <w:color w:val="002060"/>
                      <w:sz w:val="22"/>
                      <w:szCs w:val="22"/>
                      <w:lang w:val="en-US"/>
                    </w:rPr>
                  </w:pPr>
                  <w:r w:rsidRPr="00D50340">
                    <w:rPr>
                      <w:b/>
                      <w:color w:val="002060"/>
                      <w:sz w:val="22"/>
                      <w:szCs w:val="22"/>
                      <w:lang w:val="en-US"/>
                    </w:rPr>
                    <w:t>Position</w:t>
                  </w:r>
                </w:p>
              </w:tc>
              <w:tc>
                <w:tcPr>
                  <w:tcW w:w="1628" w:type="dxa"/>
                </w:tcPr>
                <w:p w14:paraId="58E0AC87" w14:textId="77777777" w:rsidR="00B723B0" w:rsidRPr="00D50340" w:rsidRDefault="00B723B0">
                  <w:pPr>
                    <w:rPr>
                      <w:b/>
                      <w:color w:val="002060"/>
                      <w:sz w:val="22"/>
                      <w:szCs w:val="22"/>
                      <w:lang w:val="en-US"/>
                    </w:rPr>
                  </w:pPr>
                  <w:r w:rsidRPr="00D50340">
                    <w:rPr>
                      <w:b/>
                      <w:color w:val="002060"/>
                      <w:sz w:val="22"/>
                      <w:szCs w:val="22"/>
                      <w:lang w:val="en-US"/>
                    </w:rPr>
                    <w:t>Affiliation</w:t>
                  </w:r>
                </w:p>
              </w:tc>
              <w:tc>
                <w:tcPr>
                  <w:tcW w:w="1558" w:type="dxa"/>
                </w:tcPr>
                <w:p w14:paraId="3E4796F4" w14:textId="77777777" w:rsidR="00B723B0" w:rsidRPr="00D50340" w:rsidRDefault="00B723B0">
                  <w:pPr>
                    <w:rPr>
                      <w:b/>
                      <w:color w:val="002060"/>
                      <w:sz w:val="22"/>
                      <w:szCs w:val="22"/>
                      <w:lang w:val="en-US"/>
                    </w:rPr>
                  </w:pPr>
                  <w:r w:rsidRPr="00D50340">
                    <w:rPr>
                      <w:b/>
                      <w:color w:val="002060"/>
                      <w:sz w:val="22"/>
                      <w:szCs w:val="22"/>
                      <w:lang w:val="en-US"/>
                    </w:rPr>
                    <w:t>Email</w:t>
                  </w:r>
                </w:p>
              </w:tc>
              <w:tc>
                <w:tcPr>
                  <w:tcW w:w="1348" w:type="dxa"/>
                </w:tcPr>
                <w:p w14:paraId="5B76D54C" w14:textId="77777777" w:rsidR="00B723B0" w:rsidRPr="00D50340" w:rsidRDefault="00B723B0">
                  <w:pPr>
                    <w:rPr>
                      <w:b/>
                      <w:color w:val="002060"/>
                      <w:sz w:val="22"/>
                      <w:szCs w:val="22"/>
                      <w:lang w:val="en-US"/>
                    </w:rPr>
                  </w:pPr>
                  <w:r w:rsidRPr="00D50340">
                    <w:rPr>
                      <w:b/>
                      <w:color w:val="002060"/>
                      <w:sz w:val="22"/>
                      <w:szCs w:val="22"/>
                      <w:lang w:val="en-US"/>
                    </w:rPr>
                    <w:t>ORCID ID</w:t>
                  </w:r>
                </w:p>
              </w:tc>
              <w:tc>
                <w:tcPr>
                  <w:tcW w:w="1613" w:type="dxa"/>
                </w:tcPr>
                <w:p w14:paraId="78E1A976" w14:textId="77777777" w:rsidR="00B723B0" w:rsidRPr="00D50340" w:rsidRDefault="00B723B0">
                  <w:pPr>
                    <w:rPr>
                      <w:b/>
                      <w:color w:val="002060"/>
                      <w:sz w:val="22"/>
                      <w:szCs w:val="22"/>
                      <w:lang w:val="en-US"/>
                    </w:rPr>
                  </w:pPr>
                  <w:r w:rsidRPr="00D50340">
                    <w:rPr>
                      <w:b/>
                      <w:color w:val="002060"/>
                      <w:sz w:val="22"/>
                      <w:szCs w:val="22"/>
                      <w:lang w:val="en-US"/>
                    </w:rPr>
                    <w:t>Role</w:t>
                  </w:r>
                </w:p>
              </w:tc>
            </w:tr>
            <w:sdt>
              <w:sdtPr>
                <w:rPr>
                  <w:color w:val="0070C0"/>
                  <w:sz w:val="22"/>
                  <w:szCs w:val="22"/>
                  <w:lang w:val="en-US"/>
                </w:rPr>
                <w:id w:val="187950164"/>
                <w15:repeatingSection/>
              </w:sdtPr>
              <w:sdtEndPr/>
              <w:sdtContent>
                <w:sdt>
                  <w:sdtPr>
                    <w:rPr>
                      <w:color w:val="0070C0"/>
                      <w:sz w:val="22"/>
                      <w:szCs w:val="22"/>
                      <w:lang w:val="en-US"/>
                    </w:rPr>
                    <w:id w:val="1798406794"/>
                    <w:placeholder>
                      <w:docPart w:val="5E52F27B99AA43AE89EAA9CAD6D25D98"/>
                    </w:placeholder>
                    <w15:repeatingSectionItem/>
                  </w:sdtPr>
                  <w:sdtEndPr/>
                  <w:sdtContent>
                    <w:tr w:rsidR="00B723B0" w14:paraId="3B1D5B79" w14:textId="77777777">
                      <w:tc>
                        <w:tcPr>
                          <w:tcW w:w="580" w:type="dxa"/>
                          <w:vAlign w:val="center"/>
                        </w:tcPr>
                        <w:p w14:paraId="1A30AA2C" w14:textId="77777777" w:rsidR="00B723B0" w:rsidRPr="00D50340" w:rsidRDefault="00B723B0">
                          <w:pPr>
                            <w:rPr>
                              <w:color w:val="0070C0"/>
                              <w:sz w:val="22"/>
                              <w:szCs w:val="22"/>
                              <w:lang w:val="en-US"/>
                            </w:rPr>
                          </w:pPr>
                          <w:r w:rsidRPr="0090698D">
                            <w:rPr>
                              <w:color w:val="0070C0"/>
                              <w:sz w:val="22"/>
                              <w:szCs w:val="22"/>
                              <w:lang w:val="en-US"/>
                            </w:rPr>
                            <w:t>1</w:t>
                          </w:r>
                        </w:p>
                      </w:tc>
                      <w:sdt>
                        <w:sdtPr>
                          <w:rPr>
                            <w:color w:val="0070C0"/>
                            <w:sz w:val="22"/>
                            <w:szCs w:val="22"/>
                            <w:lang w:val="en-US"/>
                          </w:rPr>
                          <w:id w:val="1421518631"/>
                          <w:placeholder>
                            <w:docPart w:val="3E2A56F431DD49D692650EF904D3FB54"/>
                          </w:placeholder>
                          <w:showingPlcHdr/>
                        </w:sdtPr>
                        <w:sdtEndPr/>
                        <w:sdtContent>
                          <w:tc>
                            <w:tcPr>
                              <w:tcW w:w="1198" w:type="dxa"/>
                            </w:tcPr>
                            <w:p w14:paraId="57FD1986" w14:textId="77777777" w:rsidR="00B723B0" w:rsidRPr="00D50340" w:rsidRDefault="00B723B0">
                              <w:pPr>
                                <w:rPr>
                                  <w:color w:val="0070C0"/>
                                  <w:sz w:val="22"/>
                                  <w:szCs w:val="22"/>
                                  <w:lang w:val="en-US"/>
                                </w:rPr>
                              </w:pPr>
                              <w:r w:rsidRPr="002E704A">
                                <w:rPr>
                                  <w:rStyle w:val="PlaceholderText"/>
                                  <w:i/>
                                  <w:iCs/>
                                  <w:color w:val="0070C0"/>
                                  <w:sz w:val="22"/>
                                  <w:szCs w:val="22"/>
                                </w:rPr>
                                <w:t>Click or tap here to enter text</w:t>
                              </w:r>
                              <w:r w:rsidRPr="002E704A">
                                <w:rPr>
                                  <w:rStyle w:val="PlaceholderText"/>
                                  <w:color w:val="0070C0"/>
                                  <w:sz w:val="22"/>
                                  <w:szCs w:val="22"/>
                                </w:rPr>
                                <w:t>.</w:t>
                              </w:r>
                            </w:p>
                          </w:tc>
                        </w:sdtContent>
                      </w:sdt>
                      <w:sdt>
                        <w:sdtPr>
                          <w:rPr>
                            <w:color w:val="0070C0"/>
                            <w:sz w:val="22"/>
                            <w:szCs w:val="22"/>
                            <w:lang w:val="en-US"/>
                          </w:rPr>
                          <w:id w:val="2120495043"/>
                          <w:placeholder>
                            <w:docPart w:val="0C68CD0F206D46248BC4B69843351C05"/>
                          </w:placeholder>
                          <w:showingPlcHdr/>
                        </w:sdtPr>
                        <w:sdtEndPr/>
                        <w:sdtContent>
                          <w:tc>
                            <w:tcPr>
                              <w:tcW w:w="1199" w:type="dxa"/>
                            </w:tcPr>
                            <w:p w14:paraId="23C904B8" w14:textId="77777777" w:rsidR="00B723B0" w:rsidRPr="00D50340" w:rsidRDefault="00B723B0">
                              <w:pPr>
                                <w:rPr>
                                  <w:color w:val="0070C0"/>
                                  <w:sz w:val="22"/>
                                  <w:szCs w:val="22"/>
                                  <w:lang w:val="en-US"/>
                                </w:rPr>
                              </w:pPr>
                              <w:r w:rsidRPr="002E704A">
                                <w:rPr>
                                  <w:rStyle w:val="PlaceholderText"/>
                                  <w:color w:val="0070C0"/>
                                  <w:sz w:val="22"/>
                                  <w:szCs w:val="22"/>
                                </w:rPr>
                                <w:t>C</w:t>
                              </w:r>
                              <w:r w:rsidRPr="002E704A">
                                <w:rPr>
                                  <w:rStyle w:val="PlaceholderText"/>
                                  <w:i/>
                                  <w:iCs/>
                                  <w:color w:val="0070C0"/>
                                  <w:sz w:val="22"/>
                                  <w:szCs w:val="22"/>
                                </w:rPr>
                                <w:t>lick or tap here to enter text</w:t>
                              </w:r>
                              <w:r w:rsidRPr="002E704A">
                                <w:rPr>
                                  <w:rStyle w:val="PlaceholderText"/>
                                  <w:color w:val="0070C0"/>
                                  <w:sz w:val="22"/>
                                  <w:szCs w:val="22"/>
                                </w:rPr>
                                <w:t>.</w:t>
                              </w:r>
                            </w:p>
                          </w:tc>
                        </w:sdtContent>
                      </w:sdt>
                      <w:sdt>
                        <w:sdtPr>
                          <w:rPr>
                            <w:color w:val="0070C0"/>
                            <w:sz w:val="22"/>
                            <w:szCs w:val="22"/>
                            <w:lang w:val="en-US"/>
                          </w:rPr>
                          <w:id w:val="626510419"/>
                          <w:placeholder>
                            <w:docPart w:val="29E5BC6039FD47ED8EB02400B6F83649"/>
                          </w:placeholder>
                          <w:showingPlcHdr/>
                        </w:sdtPr>
                        <w:sdtEndPr/>
                        <w:sdtContent>
                          <w:tc>
                            <w:tcPr>
                              <w:tcW w:w="1628" w:type="dxa"/>
                            </w:tcPr>
                            <w:p w14:paraId="71C6D4EB" w14:textId="77777777" w:rsidR="00B723B0" w:rsidRPr="0090698D" w:rsidRDefault="00B723B0">
                              <w:pPr>
                                <w:rPr>
                                  <w:color w:val="0070C0"/>
                                  <w:sz w:val="22"/>
                                  <w:szCs w:val="22"/>
                                  <w:lang w:val="en-US"/>
                                </w:rPr>
                              </w:pPr>
                              <w:r w:rsidRPr="002E704A">
                                <w:rPr>
                                  <w:rStyle w:val="PlaceholderText"/>
                                  <w:i/>
                                  <w:iCs/>
                                  <w:color w:val="0070C0"/>
                                  <w:sz w:val="22"/>
                                  <w:szCs w:val="22"/>
                                </w:rPr>
                                <w:t>Click or tap here to enter text.</w:t>
                              </w:r>
                            </w:p>
                          </w:tc>
                        </w:sdtContent>
                      </w:sdt>
                      <w:sdt>
                        <w:sdtPr>
                          <w:rPr>
                            <w:color w:val="0070C0"/>
                            <w:sz w:val="22"/>
                            <w:szCs w:val="22"/>
                            <w:lang w:val="en-US"/>
                          </w:rPr>
                          <w:id w:val="1156341516"/>
                          <w:placeholder>
                            <w:docPart w:val="29D3F2F2F8DD46A3908B67BC000997C9"/>
                          </w:placeholder>
                          <w:showingPlcHdr/>
                        </w:sdtPr>
                        <w:sdtEndPr/>
                        <w:sdtContent>
                          <w:tc>
                            <w:tcPr>
                              <w:tcW w:w="1558" w:type="dxa"/>
                            </w:tcPr>
                            <w:p w14:paraId="73E31F8C" w14:textId="77777777" w:rsidR="00B723B0" w:rsidRPr="00D50340" w:rsidRDefault="00B723B0">
                              <w:pPr>
                                <w:rPr>
                                  <w:color w:val="0070C0"/>
                                  <w:sz w:val="22"/>
                                  <w:szCs w:val="22"/>
                                  <w:lang w:val="en-US"/>
                                </w:rPr>
                              </w:pPr>
                              <w:r w:rsidRPr="002E704A">
                                <w:rPr>
                                  <w:rStyle w:val="PlaceholderText"/>
                                  <w:i/>
                                  <w:iCs/>
                                  <w:color w:val="0070C0"/>
                                  <w:sz w:val="22"/>
                                  <w:szCs w:val="22"/>
                                </w:rPr>
                                <w:t>Click or tap here to enter text</w:t>
                              </w:r>
                              <w:r w:rsidRPr="002E704A">
                                <w:rPr>
                                  <w:rStyle w:val="PlaceholderText"/>
                                  <w:color w:val="0070C0"/>
                                  <w:sz w:val="22"/>
                                  <w:szCs w:val="22"/>
                                </w:rPr>
                                <w:t>.</w:t>
                              </w:r>
                            </w:p>
                          </w:tc>
                        </w:sdtContent>
                      </w:sdt>
                      <w:sdt>
                        <w:sdtPr>
                          <w:rPr>
                            <w:color w:val="0070C0"/>
                            <w:sz w:val="22"/>
                            <w:szCs w:val="22"/>
                            <w:lang w:val="en-US"/>
                          </w:rPr>
                          <w:id w:val="-730922192"/>
                          <w:placeholder>
                            <w:docPart w:val="610BD5F53B5D42E3888D0DDA2A6364AB"/>
                          </w:placeholder>
                          <w:showingPlcHdr/>
                        </w:sdtPr>
                        <w:sdtEndPr/>
                        <w:sdtContent>
                          <w:tc>
                            <w:tcPr>
                              <w:tcW w:w="1348" w:type="dxa"/>
                            </w:tcPr>
                            <w:p w14:paraId="6B3E3884" w14:textId="77777777" w:rsidR="00B723B0" w:rsidRPr="00D50340" w:rsidRDefault="00B723B0">
                              <w:pPr>
                                <w:rPr>
                                  <w:color w:val="0070C0"/>
                                  <w:sz w:val="22"/>
                                  <w:szCs w:val="22"/>
                                  <w:lang w:val="en-US"/>
                                </w:rPr>
                              </w:pPr>
                              <w:r w:rsidRPr="002E704A">
                                <w:rPr>
                                  <w:rStyle w:val="PlaceholderText"/>
                                  <w:i/>
                                  <w:iCs/>
                                  <w:color w:val="0070C0"/>
                                  <w:sz w:val="22"/>
                                  <w:szCs w:val="22"/>
                                </w:rPr>
                                <w:t>Click or tap here to enter text</w:t>
                              </w:r>
                              <w:r w:rsidRPr="002E704A">
                                <w:rPr>
                                  <w:rStyle w:val="PlaceholderText"/>
                                  <w:color w:val="0070C0"/>
                                  <w:sz w:val="22"/>
                                  <w:szCs w:val="22"/>
                                </w:rPr>
                                <w:t>.</w:t>
                              </w:r>
                            </w:p>
                          </w:tc>
                        </w:sdtContent>
                      </w:sdt>
                      <w:sdt>
                        <w:sdtPr>
                          <w:rPr>
                            <w:color w:val="0070C0"/>
                            <w:sz w:val="22"/>
                            <w:szCs w:val="22"/>
                            <w:lang w:val="en-US"/>
                          </w:rPr>
                          <w:id w:val="67243193"/>
                          <w15:repeatingSection/>
                        </w:sdtPr>
                        <w:sdtEndPr/>
                        <w:sdtContent>
                          <w:tc>
                            <w:tcPr>
                              <w:tcW w:w="1613" w:type="dxa"/>
                            </w:tcPr>
                            <w:sdt>
                              <w:sdtPr>
                                <w:rPr>
                                  <w:color w:val="0070C0"/>
                                  <w:sz w:val="22"/>
                                  <w:szCs w:val="22"/>
                                  <w:lang w:val="en-US"/>
                                </w:rPr>
                                <w:id w:val="1409431741"/>
                                <w:placeholder>
                                  <w:docPart w:val="5E52F27B99AA43AE89EAA9CAD6D25D98"/>
                                </w:placeholder>
                                <w15:repeatingSectionItem/>
                              </w:sdtPr>
                              <w:sdtEndPr/>
                              <w:sdtContent>
                                <w:sdt>
                                  <w:sdtPr>
                                    <w:rPr>
                                      <w:color w:val="0070C0"/>
                                      <w:sz w:val="22"/>
                                      <w:szCs w:val="22"/>
                                      <w:lang w:val="en-US"/>
                                    </w:rPr>
                                    <w:id w:val="-1973903463"/>
                                    <w:placeholder>
                                      <w:docPart w:val="46155495979340EE8B5AA17CF561209B"/>
                                    </w:placeholder>
                                    <w:showingPlcHdr/>
                                    <w:comboBox>
                                      <w:listItem w:displayText="Contact Person" w:value="Contact Person"/>
                                      <w:listItem w:displayText="Author" w:value="Author"/>
                                      <w:listItem w:displayText="Author and Contact Person" w:value="Author and Contact Person"/>
                                    </w:comboBox>
                                  </w:sdtPr>
                                  <w:sdtEndPr/>
                                  <w:sdtContent>
                                    <w:p w14:paraId="4D0B0721" w14:textId="77777777" w:rsidR="00B723B0" w:rsidRPr="00D50340" w:rsidRDefault="00B723B0">
                                      <w:pPr>
                                        <w:rPr>
                                          <w:color w:val="0070C0"/>
                                          <w:sz w:val="22"/>
                                          <w:szCs w:val="22"/>
                                          <w:lang w:val="en-US"/>
                                        </w:rPr>
                                      </w:pPr>
                                      <w:r w:rsidRPr="002E704A">
                                        <w:rPr>
                                          <w:rStyle w:val="PlaceholderText"/>
                                          <w:i/>
                                          <w:iCs/>
                                          <w:color w:val="0070C0"/>
                                          <w:sz w:val="22"/>
                                          <w:szCs w:val="22"/>
                                        </w:rPr>
                                        <w:t>Choose an item.</w:t>
                                      </w:r>
                                    </w:p>
                                  </w:sdtContent>
                                </w:sdt>
                              </w:sdtContent>
                            </w:sdt>
                          </w:tc>
                        </w:sdtContent>
                      </w:sdt>
                    </w:tr>
                  </w:sdtContent>
                </w:sdt>
              </w:sdtContent>
            </w:sdt>
          </w:tbl>
          <w:p w14:paraId="704B0CAB" w14:textId="77777777" w:rsidR="00B723B0" w:rsidRDefault="00B723B0">
            <w:pPr>
              <w:rPr>
                <w:lang w:val="en-US"/>
              </w:rPr>
            </w:pPr>
            <w:r w:rsidRPr="00181A17">
              <w:rPr>
                <w:i/>
                <w:iCs/>
                <w:color w:val="C00000"/>
                <w:sz w:val="20"/>
                <w:szCs w:val="20"/>
                <w:lang w:val="en-US"/>
              </w:rPr>
              <w:t xml:space="preserve">Click the plus </w:t>
            </w:r>
            <w:r w:rsidRPr="00052F61">
              <w:rPr>
                <w:i/>
                <w:iCs/>
                <w:color w:val="0070C0"/>
                <w:sz w:val="20"/>
                <w:szCs w:val="20"/>
                <w:lang w:val="en-US"/>
              </w:rPr>
              <w:t>(</w:t>
            </w:r>
            <w:r w:rsidRPr="009A1C68">
              <w:rPr>
                <w:b/>
                <w:bCs/>
                <w:i/>
                <w:iCs/>
                <w:color w:val="0070C0"/>
                <w:sz w:val="22"/>
                <w:szCs w:val="22"/>
                <w:lang w:val="en-US"/>
              </w:rPr>
              <w:t>+</w:t>
            </w:r>
            <w:r>
              <w:rPr>
                <w:i/>
                <w:iCs/>
                <w:color w:val="002060"/>
                <w:sz w:val="20"/>
                <w:szCs w:val="20"/>
                <w:lang w:val="en-US"/>
              </w:rPr>
              <w:t xml:space="preserve">) </w:t>
            </w:r>
            <w:r w:rsidRPr="00052F61">
              <w:rPr>
                <w:i/>
                <w:iCs/>
                <w:color w:val="C00000"/>
                <w:sz w:val="20"/>
                <w:szCs w:val="20"/>
                <w:lang w:val="en-US"/>
              </w:rPr>
              <w:t xml:space="preserve">sign at the end of the </w:t>
            </w:r>
            <w:r>
              <w:rPr>
                <w:i/>
                <w:iCs/>
                <w:color w:val="C00000"/>
                <w:sz w:val="20"/>
                <w:szCs w:val="20"/>
                <w:lang w:val="en-US"/>
              </w:rPr>
              <w:t>row to choose another item as needed</w:t>
            </w:r>
            <w:r w:rsidRPr="00052F61">
              <w:rPr>
                <w:i/>
                <w:iCs/>
                <w:color w:val="C00000"/>
                <w:sz w:val="20"/>
                <w:szCs w:val="20"/>
                <w:lang w:val="en-US"/>
              </w:rPr>
              <w:t>.</w:t>
            </w:r>
          </w:p>
          <w:p w14:paraId="0A31E28D" w14:textId="77777777" w:rsidR="00B723B0" w:rsidRPr="008354DB" w:rsidRDefault="00B723B0">
            <w:pPr>
              <w:rPr>
                <w:lang w:val="en-US"/>
              </w:rPr>
            </w:pPr>
          </w:p>
        </w:tc>
      </w:tr>
    </w:tbl>
    <w:p w14:paraId="726BA55C" w14:textId="679A471C" w:rsidR="00B723B0" w:rsidRPr="003C1AA1" w:rsidRDefault="00B723B0" w:rsidP="00B723B0">
      <w:pPr>
        <w:spacing w:before="120" w:after="120" w:line="240" w:lineRule="auto"/>
        <w:jc w:val="both"/>
        <w:rPr>
          <w:i/>
          <w:iCs/>
          <w:color w:val="3A7C22" w:themeColor="accent6" w:themeShade="BF"/>
          <w:sz w:val="22"/>
          <w:szCs w:val="22"/>
          <w:lang w:val="en-US"/>
        </w:rPr>
      </w:pPr>
      <w:bookmarkStart w:id="63" w:name="_Hlk171612992"/>
      <w:r w:rsidRPr="003C1AA1">
        <w:rPr>
          <w:i/>
          <w:iCs/>
          <w:color w:val="3A7C22" w:themeColor="accent6" w:themeShade="BF"/>
          <w:sz w:val="22"/>
          <w:szCs w:val="22"/>
          <w:lang w:val="en-US"/>
        </w:rPr>
        <w:t>Please indicate the name, position, affiliation, email, and role of the people involved in th</w:t>
      </w:r>
      <w:r w:rsidR="00265B3C">
        <w:rPr>
          <w:i/>
          <w:iCs/>
          <w:color w:val="3A7C22" w:themeColor="accent6" w:themeShade="BF"/>
          <w:sz w:val="22"/>
          <w:szCs w:val="22"/>
          <w:lang w:val="en-US"/>
        </w:rPr>
        <w:t xml:space="preserve">is </w:t>
      </w:r>
      <w:r w:rsidR="00265B3C" w:rsidRPr="003C1AA1">
        <w:rPr>
          <w:i/>
          <w:iCs/>
          <w:color w:val="3A7C22" w:themeColor="accent6" w:themeShade="BF"/>
          <w:sz w:val="22"/>
          <w:szCs w:val="22"/>
          <w:lang w:val="en-US"/>
        </w:rPr>
        <w:t>OICR</w:t>
      </w:r>
      <w:r w:rsidR="00F94E96">
        <w:rPr>
          <w:i/>
          <w:iCs/>
          <w:color w:val="3A7C22" w:themeColor="accent6" w:themeShade="BF"/>
          <w:sz w:val="22"/>
          <w:szCs w:val="22"/>
          <w:lang w:val="en-US"/>
        </w:rPr>
        <w:t>’s</w:t>
      </w:r>
      <w:r w:rsidR="00265B3C" w:rsidRPr="003C1AA1">
        <w:rPr>
          <w:i/>
          <w:iCs/>
          <w:color w:val="3A7C22" w:themeColor="accent6" w:themeShade="BF"/>
          <w:sz w:val="22"/>
          <w:szCs w:val="22"/>
          <w:lang w:val="en-US"/>
        </w:rPr>
        <w:t xml:space="preserve"> </w:t>
      </w:r>
      <w:r w:rsidRPr="003C1AA1">
        <w:rPr>
          <w:i/>
          <w:iCs/>
          <w:color w:val="3A7C22" w:themeColor="accent6" w:themeShade="BF"/>
          <w:sz w:val="22"/>
          <w:szCs w:val="22"/>
          <w:lang w:val="en-US"/>
        </w:rPr>
        <w:t xml:space="preserve">development. </w:t>
      </w:r>
    </w:p>
    <w:p w14:paraId="26B39CCE" w14:textId="303CF822" w:rsidR="00B723B0" w:rsidRPr="003C1AA1" w:rsidRDefault="00B723B0" w:rsidP="00B723B0">
      <w:pPr>
        <w:spacing w:before="120" w:after="120" w:line="240" w:lineRule="auto"/>
        <w:jc w:val="both"/>
        <w:rPr>
          <w:i/>
          <w:iCs/>
          <w:color w:val="3A7C22" w:themeColor="accent6" w:themeShade="BF"/>
          <w:sz w:val="22"/>
          <w:szCs w:val="22"/>
          <w:lang w:val="en-US"/>
        </w:rPr>
      </w:pPr>
      <w:r w:rsidRPr="003C1AA1">
        <w:rPr>
          <w:i/>
          <w:iCs/>
          <w:color w:val="3A7C22" w:themeColor="accent6" w:themeShade="BF"/>
          <w:sz w:val="22"/>
          <w:szCs w:val="22"/>
          <w:lang w:val="en-US"/>
        </w:rPr>
        <w:t>Select “</w:t>
      </w:r>
      <w:r w:rsidRPr="002E704A">
        <w:rPr>
          <w:b/>
          <w:bCs/>
          <w:i/>
          <w:iCs/>
          <w:color w:val="3A7C22" w:themeColor="accent6" w:themeShade="BF"/>
          <w:sz w:val="22"/>
          <w:szCs w:val="22"/>
          <w:lang w:val="en-US"/>
        </w:rPr>
        <w:t>Contact Person</w:t>
      </w:r>
      <w:r w:rsidRPr="003C1AA1">
        <w:rPr>
          <w:i/>
          <w:iCs/>
          <w:color w:val="3A7C22" w:themeColor="accent6" w:themeShade="BF"/>
          <w:sz w:val="22"/>
          <w:szCs w:val="22"/>
          <w:lang w:val="en-US"/>
        </w:rPr>
        <w:t xml:space="preserve">” to indicate </w:t>
      </w:r>
      <w:r w:rsidR="00C5305C">
        <w:rPr>
          <w:i/>
          <w:iCs/>
          <w:color w:val="3A7C22" w:themeColor="accent6" w:themeShade="BF"/>
          <w:sz w:val="22"/>
          <w:szCs w:val="22"/>
          <w:lang w:val="en-US"/>
        </w:rPr>
        <w:t>which</w:t>
      </w:r>
      <w:r w:rsidRPr="003C1AA1">
        <w:rPr>
          <w:i/>
          <w:iCs/>
          <w:color w:val="3A7C22" w:themeColor="accent6" w:themeShade="BF"/>
          <w:sz w:val="22"/>
          <w:szCs w:val="22"/>
          <w:lang w:val="en-US"/>
        </w:rPr>
        <w:t xml:space="preserve"> team </w:t>
      </w:r>
      <w:r w:rsidR="00C5305C">
        <w:rPr>
          <w:i/>
          <w:iCs/>
          <w:color w:val="3A7C22" w:themeColor="accent6" w:themeShade="BF"/>
          <w:sz w:val="22"/>
          <w:szCs w:val="22"/>
          <w:lang w:val="en-US"/>
        </w:rPr>
        <w:t xml:space="preserve">member </w:t>
      </w:r>
      <w:r w:rsidRPr="003C1AA1">
        <w:rPr>
          <w:i/>
          <w:iCs/>
          <w:color w:val="3A7C22" w:themeColor="accent6" w:themeShade="BF"/>
          <w:sz w:val="22"/>
          <w:szCs w:val="22"/>
          <w:lang w:val="en-US"/>
        </w:rPr>
        <w:t xml:space="preserve">can discuss technical aspects of the innovation or research findings, the reported outcome or impact, the evidence and references, and other concerns. Add more rows to the table, </w:t>
      </w:r>
      <w:r w:rsidR="00C5305C">
        <w:rPr>
          <w:i/>
          <w:iCs/>
          <w:color w:val="3A7C22" w:themeColor="accent6" w:themeShade="BF"/>
          <w:sz w:val="22"/>
          <w:szCs w:val="22"/>
          <w:lang w:val="en-US"/>
        </w:rPr>
        <w:t xml:space="preserve">where </w:t>
      </w:r>
      <w:r w:rsidRPr="003C1AA1">
        <w:rPr>
          <w:i/>
          <w:iCs/>
          <w:color w:val="3A7C22" w:themeColor="accent6" w:themeShade="BF"/>
          <w:sz w:val="22"/>
          <w:szCs w:val="22"/>
          <w:lang w:val="en-US"/>
        </w:rPr>
        <w:t xml:space="preserve">needed. </w:t>
      </w:r>
    </w:p>
    <w:bookmarkEnd w:id="63"/>
    <w:p w14:paraId="53935158" w14:textId="037942A0" w:rsidR="00B723B0" w:rsidRPr="003C1AA1" w:rsidRDefault="00B723B0" w:rsidP="00B723B0">
      <w:pPr>
        <w:spacing w:before="120" w:after="120" w:line="240" w:lineRule="auto"/>
        <w:jc w:val="both"/>
        <w:rPr>
          <w:i/>
          <w:iCs/>
          <w:color w:val="3A7C22" w:themeColor="accent6" w:themeShade="BF"/>
          <w:sz w:val="22"/>
          <w:szCs w:val="22"/>
          <w:lang w:val="en-US"/>
        </w:rPr>
      </w:pPr>
      <w:r w:rsidRPr="003C1AA1">
        <w:rPr>
          <w:i/>
          <w:iCs/>
          <w:color w:val="3A7C22" w:themeColor="accent6" w:themeShade="BF"/>
          <w:sz w:val="22"/>
          <w:szCs w:val="22"/>
          <w:lang w:val="en-US"/>
        </w:rPr>
        <w:t>Select “</w:t>
      </w:r>
      <w:r w:rsidRPr="002E704A">
        <w:rPr>
          <w:b/>
          <w:bCs/>
          <w:i/>
          <w:iCs/>
          <w:color w:val="3A7C22" w:themeColor="accent6" w:themeShade="BF"/>
          <w:sz w:val="22"/>
          <w:szCs w:val="22"/>
          <w:lang w:val="en-US"/>
        </w:rPr>
        <w:t>Author</w:t>
      </w:r>
      <w:r w:rsidRPr="003C1AA1">
        <w:rPr>
          <w:i/>
          <w:iCs/>
          <w:color w:val="3A7C22" w:themeColor="accent6" w:themeShade="BF"/>
          <w:sz w:val="22"/>
          <w:szCs w:val="22"/>
          <w:lang w:val="en-US"/>
        </w:rPr>
        <w:t xml:space="preserve">” to indicate author/co-authors of the OICR who should be acknowledged when the OICR </w:t>
      </w:r>
      <w:r w:rsidR="00463B3B">
        <w:rPr>
          <w:i/>
          <w:iCs/>
          <w:color w:val="3A7C22" w:themeColor="accent6" w:themeShade="BF"/>
          <w:sz w:val="22"/>
          <w:szCs w:val="22"/>
          <w:lang w:val="en-US"/>
        </w:rPr>
        <w:t>is</w:t>
      </w:r>
      <w:r w:rsidR="00463B3B" w:rsidRPr="003C1AA1">
        <w:rPr>
          <w:i/>
          <w:iCs/>
          <w:color w:val="3A7C22" w:themeColor="accent6" w:themeShade="BF"/>
          <w:sz w:val="22"/>
          <w:szCs w:val="22"/>
          <w:lang w:val="en-US"/>
        </w:rPr>
        <w:t xml:space="preserve"> </w:t>
      </w:r>
      <w:r w:rsidRPr="003C1AA1">
        <w:rPr>
          <w:i/>
          <w:iCs/>
          <w:color w:val="3A7C22" w:themeColor="accent6" w:themeShade="BF"/>
          <w:sz w:val="22"/>
          <w:szCs w:val="22"/>
          <w:lang w:val="en-US"/>
        </w:rPr>
        <w:t xml:space="preserve">published. Add more rows to the table, if needed. </w:t>
      </w:r>
    </w:p>
    <w:p w14:paraId="55A473E2" w14:textId="52BB7179" w:rsidR="00B723B0" w:rsidRPr="003C1AA1" w:rsidRDefault="00E54DF3" w:rsidP="00B723B0">
      <w:pPr>
        <w:spacing w:before="120" w:after="120" w:line="240" w:lineRule="auto"/>
        <w:jc w:val="both"/>
        <w:rPr>
          <w:i/>
          <w:iCs/>
          <w:color w:val="3A7C22" w:themeColor="accent6" w:themeShade="BF"/>
          <w:sz w:val="22"/>
          <w:szCs w:val="22"/>
          <w:lang w:val="en-US"/>
        </w:rPr>
      </w:pPr>
      <w:r>
        <w:rPr>
          <w:i/>
          <w:iCs/>
          <w:color w:val="3A7C22" w:themeColor="accent6" w:themeShade="BF"/>
          <w:sz w:val="22"/>
          <w:szCs w:val="22"/>
          <w:lang w:val="en-US"/>
        </w:rPr>
        <w:t>S</w:t>
      </w:r>
      <w:r w:rsidR="00B723B0" w:rsidRPr="003C1AA1">
        <w:rPr>
          <w:i/>
          <w:iCs/>
          <w:color w:val="3A7C22" w:themeColor="accent6" w:themeShade="BF"/>
          <w:sz w:val="22"/>
          <w:szCs w:val="22"/>
          <w:lang w:val="en-US"/>
        </w:rPr>
        <w:t>elect “</w:t>
      </w:r>
      <w:r w:rsidR="00663657">
        <w:rPr>
          <w:b/>
          <w:bCs/>
          <w:i/>
          <w:iCs/>
          <w:color w:val="3A7C22" w:themeColor="accent6" w:themeShade="BF"/>
          <w:sz w:val="22"/>
          <w:szCs w:val="22"/>
          <w:lang w:val="en-US"/>
        </w:rPr>
        <w:t>Author and Contact Person</w:t>
      </w:r>
      <w:r w:rsidR="00B723B0" w:rsidRPr="003C1AA1">
        <w:rPr>
          <w:i/>
          <w:iCs/>
          <w:color w:val="3A7C22" w:themeColor="accent6" w:themeShade="BF"/>
          <w:sz w:val="22"/>
          <w:szCs w:val="22"/>
          <w:lang w:val="en-US"/>
        </w:rPr>
        <w:t xml:space="preserve">” if the author can also be referred to as </w:t>
      </w:r>
      <w:r>
        <w:rPr>
          <w:i/>
          <w:iCs/>
          <w:color w:val="3A7C22" w:themeColor="accent6" w:themeShade="BF"/>
          <w:sz w:val="22"/>
          <w:szCs w:val="22"/>
          <w:lang w:val="en-US"/>
        </w:rPr>
        <w:t xml:space="preserve">a </w:t>
      </w:r>
      <w:r w:rsidR="00B723B0" w:rsidRPr="003C1AA1">
        <w:rPr>
          <w:i/>
          <w:iCs/>
          <w:color w:val="3A7C22" w:themeColor="accent6" w:themeShade="BF"/>
          <w:sz w:val="22"/>
          <w:szCs w:val="22"/>
          <w:lang w:val="en-US"/>
        </w:rPr>
        <w:t>contact person and vice</w:t>
      </w:r>
      <w:r>
        <w:rPr>
          <w:i/>
          <w:iCs/>
          <w:color w:val="3A7C22" w:themeColor="accent6" w:themeShade="BF"/>
          <w:sz w:val="22"/>
          <w:szCs w:val="22"/>
          <w:lang w:val="en-US"/>
        </w:rPr>
        <w:t xml:space="preserve"> </w:t>
      </w:r>
      <w:r w:rsidR="00B723B0" w:rsidRPr="003C1AA1">
        <w:rPr>
          <w:i/>
          <w:iCs/>
          <w:color w:val="3A7C22" w:themeColor="accent6" w:themeShade="BF"/>
          <w:sz w:val="22"/>
          <w:szCs w:val="22"/>
          <w:lang w:val="en-US"/>
        </w:rPr>
        <w:t>versa.</w:t>
      </w:r>
    </w:p>
    <w:p w14:paraId="20FE99EB" w14:textId="4527C0A7" w:rsidR="00B723B0" w:rsidRPr="003C1AA1" w:rsidRDefault="00B723B0" w:rsidP="00B723B0">
      <w:pPr>
        <w:spacing w:before="120" w:after="120" w:line="240" w:lineRule="auto"/>
        <w:jc w:val="both"/>
        <w:rPr>
          <w:i/>
          <w:iCs/>
          <w:color w:val="3A7C22" w:themeColor="accent6" w:themeShade="BF"/>
          <w:sz w:val="22"/>
          <w:szCs w:val="22"/>
          <w:lang w:val="en-US"/>
        </w:rPr>
      </w:pPr>
      <w:r w:rsidRPr="003C1AA1">
        <w:rPr>
          <w:i/>
          <w:iCs/>
          <w:color w:val="3A7C22" w:themeColor="accent6" w:themeShade="BF"/>
          <w:sz w:val="22"/>
          <w:szCs w:val="22"/>
          <w:lang w:val="en-US"/>
        </w:rPr>
        <w:t xml:space="preserve">For Alliance personnel, kindly specify if the legal affiliation is Bioversity International or CIAT. </w:t>
      </w:r>
    </w:p>
    <w:p w14:paraId="626386AA" w14:textId="543C0421" w:rsidR="00B723B0" w:rsidRDefault="00B723B0" w:rsidP="00B723B0">
      <w:pPr>
        <w:spacing w:before="120" w:after="120" w:line="240" w:lineRule="auto"/>
      </w:pPr>
      <w:r w:rsidRPr="003C1AA1">
        <w:rPr>
          <w:i/>
          <w:iCs/>
          <w:color w:val="3A7C22" w:themeColor="accent6" w:themeShade="BF"/>
          <w:sz w:val="22"/>
          <w:szCs w:val="22"/>
          <w:lang w:val="en-US"/>
        </w:rPr>
        <w:t xml:space="preserve">You can find good examples from previous OICRs </w:t>
      </w:r>
      <w:r w:rsidR="00636855">
        <w:fldChar w:fldCharType="begin"/>
      </w:r>
      <w:ins w:id="64" w:author="Cali, Davide (Alliance Bioversity-CIAT)" w:date="2026-10-05T17:16:00Z" w16du:dateUtc="2026-10-05T15:16:00Z">
        <w:r w:rsidR="005B5246">
          <w:instrText>HYPERLINK "https://cgiar.sharepoint.com/:b:/s/Alliance-SPRM/IQAqqtvJakApRqmNzPRjwo4wAb_y773w4MY_zP25yENQL8k?e=JPNgcX"</w:instrText>
        </w:r>
      </w:ins>
      <w:del w:id="65" w:author="Cali, Davide (Alliance Bioversity-CIAT)" w:date="2026-10-05T17:16:00Z" w16du:dateUtc="2026-10-05T15:16:00Z">
        <w:r w:rsidR="00636855" w:rsidDel="005B5246">
          <w:delInstrText>HYPERLINK "https://cgiar.sharepoint.com/:b:/s/Alliance-SPRM/EX2xJaZBZY5BhbZZTijwrIIB9foE00cvbgaMj83eP3Xvfw?e=G2rdhZ"</w:delInstrText>
        </w:r>
      </w:del>
      <w:ins w:id="66" w:author="Cali, Davide (Alliance Bioversity-CIAT)" w:date="2026-10-05T17:16:00Z" w16du:dateUtc="2026-10-05T15:16:00Z"/>
      <w:r w:rsidR="00636855">
        <w:fldChar w:fldCharType="separate"/>
      </w:r>
      <w:r w:rsidR="00636855" w:rsidRPr="00915372">
        <w:rPr>
          <w:rStyle w:val="Hyperlink"/>
          <w:b/>
          <w:bCs/>
          <w:i/>
          <w:iCs/>
          <w:sz w:val="22"/>
          <w:szCs w:val="22"/>
        </w:rPr>
        <w:t>here</w:t>
      </w:r>
      <w:r w:rsidR="00636855">
        <w:fldChar w:fldCharType="end"/>
      </w:r>
      <w:r w:rsidR="00636855">
        <w:t>.</w:t>
      </w:r>
    </w:p>
    <w:p w14:paraId="7549E96F" w14:textId="77777777" w:rsidR="00265B3C" w:rsidRDefault="00265B3C" w:rsidP="00B723B0">
      <w:pPr>
        <w:spacing w:before="120" w:after="120" w:line="240" w:lineRule="auto"/>
        <w:rPr>
          <w:i/>
          <w:iCs/>
          <w:color w:val="0070C0"/>
          <w:sz w:val="22"/>
          <w:szCs w:val="22"/>
          <w:lang w:val="en-US"/>
        </w:rPr>
      </w:pPr>
    </w:p>
    <w:p w14:paraId="09FB69DD" w14:textId="05B5BF71" w:rsidR="008F12C1" w:rsidRPr="00E92019" w:rsidRDefault="00E92019" w:rsidP="00E92019">
      <w:pPr>
        <w:pStyle w:val="Heading2"/>
        <w:numPr>
          <w:ilvl w:val="0"/>
          <w:numId w:val="0"/>
        </w:numPr>
        <w:ind w:left="360" w:hanging="360"/>
        <w:rPr>
          <w:lang w:val="en-US"/>
        </w:rPr>
      </w:pPr>
      <w:r>
        <w:rPr>
          <w:lang w:val="en-US"/>
        </w:rPr>
        <w:t xml:space="preserve">16. </w:t>
      </w:r>
      <w:r w:rsidR="008F12C1" w:rsidRPr="00E92019">
        <w:rPr>
          <w:lang w:val="en-US"/>
        </w:rPr>
        <w:t xml:space="preserve">Acknowledgments (optional) </w:t>
      </w:r>
    </w:p>
    <w:tbl>
      <w:tblPr>
        <w:tblStyle w:val="TableGrid"/>
        <w:tblW w:w="0" w:type="auto"/>
        <w:shd w:val="clear" w:color="auto" w:fill="F2F2F2" w:themeFill="background1" w:themeFillShade="F2"/>
        <w:tblLook w:val="04A0" w:firstRow="1" w:lastRow="0" w:firstColumn="1" w:lastColumn="0" w:noHBand="0" w:noVBand="1"/>
      </w:tblPr>
      <w:tblGrid>
        <w:gridCol w:w="9350"/>
      </w:tblGrid>
      <w:tr w:rsidR="008F12C1" w14:paraId="14B9263E" w14:textId="77777777">
        <w:tc>
          <w:tcPr>
            <w:tcW w:w="9350" w:type="dxa"/>
            <w:shd w:val="clear" w:color="auto" w:fill="F2F2F2" w:themeFill="background1" w:themeFillShade="F2"/>
          </w:tcPr>
          <w:sdt>
            <w:sdtPr>
              <w:rPr>
                <w:color w:val="0070C0"/>
                <w:sz w:val="22"/>
                <w:szCs w:val="22"/>
                <w:lang w:val="en-US"/>
              </w:rPr>
              <w:id w:val="-871991383"/>
              <w:placeholder>
                <w:docPart w:val="9456C802A90C4D8BBAF9FC66D0E34DF9"/>
              </w:placeholder>
              <w:showingPlcHdr/>
            </w:sdtPr>
            <w:sdtEndPr/>
            <w:sdtContent>
              <w:p w14:paraId="0D190A9F" w14:textId="77777777" w:rsidR="008F12C1" w:rsidRPr="00A9734F" w:rsidRDefault="008F12C1">
                <w:pPr>
                  <w:spacing w:after="120"/>
                  <w:rPr>
                    <w:color w:val="0070C0"/>
                    <w:sz w:val="22"/>
                    <w:szCs w:val="22"/>
                    <w:lang w:val="en-US"/>
                  </w:rPr>
                </w:pPr>
                <w:r w:rsidRPr="000C0999">
                  <w:rPr>
                    <w:rStyle w:val="PlaceholderText"/>
                    <w:i/>
                    <w:iCs/>
                    <w:color w:val="808080" w:themeColor="background1" w:themeShade="80"/>
                    <w:sz w:val="22"/>
                    <w:szCs w:val="22"/>
                  </w:rPr>
                  <w:t>Click or tap here to enter text.</w:t>
                </w:r>
              </w:p>
            </w:sdtContent>
          </w:sdt>
        </w:tc>
      </w:tr>
    </w:tbl>
    <w:p w14:paraId="768FF88D" w14:textId="77777777" w:rsidR="00756E95" w:rsidRPr="00EF377A" w:rsidRDefault="00756E95" w:rsidP="00E92019">
      <w:pPr>
        <w:spacing w:before="120"/>
        <w:jc w:val="both"/>
        <w:rPr>
          <w:i/>
          <w:iCs/>
          <w:color w:val="3A7C22" w:themeColor="accent6" w:themeShade="BF"/>
          <w:sz w:val="22"/>
          <w:szCs w:val="22"/>
          <w:lang w:val="en-US"/>
        </w:rPr>
      </w:pPr>
      <w:r w:rsidRPr="00EF377A">
        <w:rPr>
          <w:i/>
          <w:iCs/>
          <w:color w:val="3A7C22" w:themeColor="accent6" w:themeShade="BF"/>
          <w:sz w:val="22"/>
          <w:szCs w:val="22"/>
          <w:lang w:val="en-US"/>
        </w:rPr>
        <w:t xml:space="preserve">Use this section to recognize, where relevant or required, organizations, funders, CGIAR </w:t>
      </w:r>
      <w:r>
        <w:rPr>
          <w:i/>
          <w:iCs/>
          <w:color w:val="3A7C22" w:themeColor="accent6" w:themeShade="BF"/>
          <w:sz w:val="22"/>
          <w:szCs w:val="22"/>
          <w:lang w:val="en-US"/>
        </w:rPr>
        <w:t>C</w:t>
      </w:r>
      <w:r w:rsidRPr="00EF377A">
        <w:rPr>
          <w:i/>
          <w:iCs/>
          <w:color w:val="3A7C22" w:themeColor="accent6" w:themeShade="BF"/>
          <w:sz w:val="22"/>
          <w:szCs w:val="22"/>
          <w:lang w:val="en-US"/>
        </w:rPr>
        <w:t xml:space="preserve">enters, programs, projects, research teams, or individuals that made a substantive contribution to the research, technical work, funding, collaboration, or other inputs that helped enable the reported outcome or impact, but that are not appropriately listed as authors or Key External Partner Contributors. </w:t>
      </w:r>
    </w:p>
    <w:p w14:paraId="0C3F2CEA" w14:textId="77777777" w:rsidR="00756E95" w:rsidRPr="00EF377A" w:rsidRDefault="00756E95" w:rsidP="00E92019">
      <w:pPr>
        <w:jc w:val="both"/>
        <w:rPr>
          <w:i/>
          <w:iCs/>
          <w:color w:val="3A7C22" w:themeColor="accent6" w:themeShade="BF"/>
          <w:sz w:val="22"/>
          <w:szCs w:val="22"/>
          <w:lang w:val="en-US"/>
        </w:rPr>
      </w:pPr>
      <w:r w:rsidRPr="00EF377A">
        <w:rPr>
          <w:i/>
          <w:iCs/>
          <w:color w:val="3A7C22" w:themeColor="accent6" w:themeShade="BF"/>
          <w:sz w:val="22"/>
          <w:szCs w:val="22"/>
          <w:lang w:val="en-US"/>
        </w:rPr>
        <w:t xml:space="preserve">In the box below, provide the acknowledgment text as it should appear in the final page of the OICR PDF that will be published on </w:t>
      </w:r>
      <w:proofErr w:type="spellStart"/>
      <w:r w:rsidRPr="00EF377A">
        <w:rPr>
          <w:i/>
          <w:iCs/>
          <w:color w:val="3A7C22" w:themeColor="accent6" w:themeShade="BF"/>
          <w:sz w:val="22"/>
          <w:szCs w:val="22"/>
          <w:lang w:val="en-US"/>
        </w:rPr>
        <w:t>CGSpace</w:t>
      </w:r>
      <w:proofErr w:type="spellEnd"/>
      <w:r w:rsidRPr="00EF377A">
        <w:rPr>
          <w:i/>
          <w:iCs/>
          <w:color w:val="3A7C22" w:themeColor="accent6" w:themeShade="BF"/>
          <w:sz w:val="22"/>
          <w:szCs w:val="22"/>
          <w:lang w:val="en-US"/>
        </w:rPr>
        <w:t>, including any wording requested or required by the organization, funder</w:t>
      </w:r>
      <w:r>
        <w:rPr>
          <w:i/>
          <w:iCs/>
          <w:color w:val="3A7C22" w:themeColor="accent6" w:themeShade="BF"/>
          <w:sz w:val="22"/>
          <w:szCs w:val="22"/>
          <w:lang w:val="en-US"/>
        </w:rPr>
        <w:t>,</w:t>
      </w:r>
      <w:r w:rsidRPr="00EF377A">
        <w:rPr>
          <w:i/>
          <w:iCs/>
          <w:color w:val="3A7C22" w:themeColor="accent6" w:themeShade="BF"/>
          <w:sz w:val="22"/>
          <w:szCs w:val="22"/>
          <w:lang w:val="en-US"/>
        </w:rPr>
        <w:t xml:space="preserve"> or other contributor being acknowledged. </w:t>
      </w:r>
    </w:p>
    <w:p w14:paraId="0362B86E" w14:textId="7BF79BF1" w:rsidR="00491955" w:rsidRDefault="008F12C1" w:rsidP="0FD9FED8">
      <w:pPr>
        <w:spacing w:before="240" w:after="100" w:afterAutospacing="1"/>
        <w:jc w:val="both"/>
        <w:rPr>
          <w:i/>
          <w:iCs/>
          <w:color w:val="3A7C22" w:themeColor="accent6" w:themeShade="BF"/>
          <w:sz w:val="22"/>
          <w:szCs w:val="22"/>
          <w:lang w:val="en-US"/>
        </w:rPr>
      </w:pPr>
      <w:r w:rsidRPr="0FD9FED8">
        <w:rPr>
          <w:i/>
          <w:iCs/>
          <w:color w:val="3A7C22" w:themeColor="accent6" w:themeShade="BF"/>
          <w:sz w:val="22"/>
          <w:szCs w:val="22"/>
          <w:lang w:val="en-US"/>
        </w:rPr>
        <w:t xml:space="preserve">You can find good examples </w:t>
      </w:r>
      <w:r w:rsidR="006610C5" w:rsidRPr="0FD9FED8">
        <w:rPr>
          <w:i/>
          <w:iCs/>
          <w:color w:val="3A7C22" w:themeColor="accent6" w:themeShade="BF"/>
          <w:sz w:val="22"/>
          <w:szCs w:val="22"/>
          <w:lang w:val="en-US"/>
        </w:rPr>
        <w:t xml:space="preserve">of </w:t>
      </w:r>
      <w:r w:rsidRPr="0FD9FED8">
        <w:rPr>
          <w:i/>
          <w:iCs/>
          <w:color w:val="3A7C22" w:themeColor="accent6" w:themeShade="BF"/>
          <w:sz w:val="22"/>
          <w:szCs w:val="22"/>
          <w:lang w:val="en-US"/>
        </w:rPr>
        <w:t>OICR</w:t>
      </w:r>
      <w:r w:rsidR="006610C5" w:rsidRPr="0FD9FED8">
        <w:rPr>
          <w:i/>
          <w:iCs/>
          <w:color w:val="3A7C22" w:themeColor="accent6" w:themeShade="BF"/>
          <w:sz w:val="22"/>
          <w:szCs w:val="22"/>
          <w:lang w:val="en-US"/>
        </w:rPr>
        <w:t xml:space="preserve"> Acknowledgments</w:t>
      </w:r>
      <w:r w:rsidRPr="0FD9FED8">
        <w:rPr>
          <w:i/>
          <w:iCs/>
          <w:color w:val="3A7C22" w:themeColor="accent6" w:themeShade="BF"/>
          <w:sz w:val="22"/>
          <w:szCs w:val="22"/>
          <w:lang w:val="en-US"/>
        </w:rPr>
        <w:t xml:space="preserve"> </w:t>
      </w:r>
      <w:r>
        <w:fldChar w:fldCharType="begin"/>
      </w:r>
      <w:ins w:id="67" w:author="Cali, Davide (Alliance Bioversity-CIAT)" w:date="2026-10-05T17:17:00Z" w16du:dateUtc="2026-10-05T15:17:00Z">
        <w:r w:rsidR="00890BCC">
          <w:instrText>HYPERLINK "https://cgiar.sharepoint.com/:b:/s/Alliance-SPRM/IQDDSwtkNZTzTKcfiJTxEW13AT_Das9TiSyzSTbXKk246NM?e=EDk4XL"</w:instrText>
        </w:r>
      </w:ins>
      <w:del w:id="68" w:author="Cali, Davide (Alliance Bioversity-CIAT)" w:date="2026-10-05T15:15:00Z" w16du:dateUtc="2026-10-05T15:15:41Z">
        <w:r>
          <w:delInstrText>HYPERLINK "https://cgiar.sharepoint.com/:b:/s/Alliance-SPRM/IQDDSwtkNZTzTKcfiJTxEW13AT_Das9TiSyzSTbXKk246NM?e=p9g21w"</w:delInstrText>
        </w:r>
      </w:del>
      <w:ins w:id="69" w:author="Cali, Davide (Alliance Bioversity-CIAT)" w:date="2026-10-05T17:17:00Z" w16du:dateUtc="2026-10-05T15:17:00Z"/>
      <w:r>
        <w:fldChar w:fldCharType="separate"/>
      </w:r>
      <w:r w:rsidRPr="0FD9FED8">
        <w:rPr>
          <w:rStyle w:val="Hyperlink"/>
          <w:i/>
          <w:iCs/>
          <w:color w:val="345964"/>
          <w:sz w:val="22"/>
          <w:szCs w:val="22"/>
          <w:lang w:val="en-US"/>
        </w:rPr>
        <w:t>here</w:t>
      </w:r>
      <w:r>
        <w:fldChar w:fldCharType="end"/>
      </w:r>
      <w:r w:rsidRPr="0FD9FED8">
        <w:rPr>
          <w:i/>
          <w:iCs/>
          <w:color w:val="3A7C22" w:themeColor="accent6" w:themeShade="BF"/>
          <w:sz w:val="22"/>
          <w:szCs w:val="22"/>
          <w:lang w:val="en-US"/>
        </w:rPr>
        <w:t>.</w:t>
      </w:r>
    </w:p>
    <w:p w14:paraId="7F61E785" w14:textId="463B5809" w:rsidR="00E15601" w:rsidRPr="00E15601" w:rsidRDefault="00E15601" w:rsidP="00E15601">
      <w:pPr>
        <w:pStyle w:val="Heading2"/>
        <w:numPr>
          <w:ilvl w:val="0"/>
          <w:numId w:val="0"/>
        </w:numPr>
        <w:ind w:left="360" w:hanging="360"/>
        <w:rPr>
          <w:lang w:val="en-US"/>
        </w:rPr>
      </w:pPr>
      <w:r w:rsidRPr="00E15601">
        <w:rPr>
          <w:lang w:val="en-US"/>
        </w:rPr>
        <w:t>17. Annexes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
        <w:gridCol w:w="4100"/>
        <w:gridCol w:w="2337"/>
        <w:gridCol w:w="2338"/>
      </w:tblGrid>
      <w:tr w:rsidR="00491955" w:rsidRPr="0009136D" w14:paraId="66580E55" w14:textId="77777777" w:rsidTr="00404A03">
        <w:tc>
          <w:tcPr>
            <w:tcW w:w="9350" w:type="dxa"/>
            <w:gridSpan w:val="4"/>
          </w:tcPr>
          <w:p w14:paraId="07D193EF" w14:textId="29677B34" w:rsidR="00DC7861" w:rsidRPr="005C1E32" w:rsidRDefault="00DC7861" w:rsidP="00DC7861">
            <w:pPr>
              <w:jc w:val="both"/>
              <w:rPr>
                <w:sz w:val="22"/>
                <w:szCs w:val="22"/>
                <w:lang w:val="en-US"/>
              </w:rPr>
            </w:pPr>
            <w:r w:rsidRPr="005C1E32">
              <w:rPr>
                <w:b/>
                <w:bCs/>
                <w:i/>
                <w:iCs/>
                <w:color w:val="3A7C22" w:themeColor="accent6" w:themeShade="BF"/>
                <w:sz w:val="22"/>
                <w:szCs w:val="22"/>
                <w:lang w:val="en-US"/>
              </w:rPr>
              <w:t>Do not paste any items in</w:t>
            </w:r>
            <w:r w:rsidR="00DF541D" w:rsidRPr="005C1E32">
              <w:rPr>
                <w:b/>
                <w:bCs/>
                <w:i/>
                <w:iCs/>
                <w:color w:val="3A7C22" w:themeColor="accent6" w:themeShade="BF"/>
                <w:sz w:val="22"/>
                <w:szCs w:val="22"/>
                <w:lang w:val="en-US"/>
              </w:rPr>
              <w:t>to</w:t>
            </w:r>
            <w:r w:rsidRPr="005C1E32">
              <w:rPr>
                <w:b/>
                <w:bCs/>
                <w:i/>
                <w:iCs/>
                <w:color w:val="3A7C22" w:themeColor="accent6" w:themeShade="BF"/>
                <w:sz w:val="22"/>
                <w:szCs w:val="22"/>
                <w:lang w:val="en-US"/>
              </w:rPr>
              <w:t xml:space="preserve"> the following tables</w:t>
            </w:r>
            <w:r w:rsidR="002E56F5" w:rsidRPr="005C1E32">
              <w:rPr>
                <w:i/>
                <w:iCs/>
                <w:color w:val="3A7C22" w:themeColor="accent6" w:themeShade="BF"/>
                <w:sz w:val="22"/>
                <w:szCs w:val="22"/>
                <w:lang w:val="en-US"/>
              </w:rPr>
              <w:t xml:space="preserve">; </w:t>
            </w:r>
            <w:r w:rsidR="00C626DD" w:rsidRPr="00C67CC5">
              <w:rPr>
                <w:i/>
                <w:iCs/>
                <w:color w:val="3A7C22" w:themeColor="accent6" w:themeShade="BF"/>
                <w:sz w:val="22"/>
                <w:szCs w:val="22"/>
                <w:lang w:val="en-US"/>
              </w:rPr>
              <w:t xml:space="preserve">enter </w:t>
            </w:r>
            <w:r w:rsidR="002E56F5" w:rsidRPr="005C1E32">
              <w:rPr>
                <w:i/>
                <w:iCs/>
                <w:color w:val="3A7C22" w:themeColor="accent6" w:themeShade="BF"/>
                <w:sz w:val="22"/>
                <w:szCs w:val="22"/>
                <w:lang w:val="en-US"/>
              </w:rPr>
              <w:t xml:space="preserve">only the </w:t>
            </w:r>
            <w:r w:rsidR="009A1927">
              <w:rPr>
                <w:i/>
                <w:iCs/>
                <w:color w:val="3A7C22" w:themeColor="accent6" w:themeShade="BF"/>
                <w:sz w:val="22"/>
                <w:szCs w:val="22"/>
                <w:lang w:val="en-US"/>
              </w:rPr>
              <w:t xml:space="preserve">description and </w:t>
            </w:r>
            <w:r w:rsidR="002E56F5" w:rsidRPr="005C1E32">
              <w:rPr>
                <w:i/>
                <w:iCs/>
                <w:color w:val="3A7C22" w:themeColor="accent6" w:themeShade="BF"/>
                <w:sz w:val="22"/>
                <w:szCs w:val="22"/>
                <w:lang w:val="en-US"/>
              </w:rPr>
              <w:t xml:space="preserve">link </w:t>
            </w:r>
            <w:r w:rsidR="002C7F4F" w:rsidRPr="005C1E32">
              <w:rPr>
                <w:i/>
                <w:iCs/>
                <w:color w:val="3A7C22" w:themeColor="accent6" w:themeShade="BF"/>
                <w:sz w:val="22"/>
                <w:szCs w:val="22"/>
                <w:lang w:val="en-US"/>
              </w:rPr>
              <w:t xml:space="preserve">to the folder </w:t>
            </w:r>
            <w:r w:rsidR="002E56F5" w:rsidRPr="005C1E32">
              <w:rPr>
                <w:i/>
                <w:iCs/>
                <w:color w:val="3A7C22" w:themeColor="accent6" w:themeShade="BF"/>
                <w:sz w:val="22"/>
                <w:szCs w:val="22"/>
                <w:lang w:val="en-US"/>
              </w:rPr>
              <w:t xml:space="preserve">where the item </w:t>
            </w:r>
            <w:r w:rsidR="002C7F4F" w:rsidRPr="005C1E32">
              <w:rPr>
                <w:i/>
                <w:iCs/>
                <w:color w:val="3A7C22" w:themeColor="accent6" w:themeShade="BF"/>
                <w:sz w:val="22"/>
                <w:szCs w:val="22"/>
                <w:lang w:val="en-US"/>
              </w:rPr>
              <w:t xml:space="preserve">is stored </w:t>
            </w:r>
            <w:r w:rsidR="003A3539" w:rsidRPr="005C1E32">
              <w:rPr>
                <w:i/>
                <w:iCs/>
                <w:color w:val="3A7C22" w:themeColor="accent6" w:themeShade="BF"/>
                <w:sz w:val="22"/>
                <w:szCs w:val="22"/>
                <w:lang w:val="en-US"/>
              </w:rPr>
              <w:t>(SharePoint, Google Drive, etc.)</w:t>
            </w:r>
            <w:r w:rsidR="009A1927">
              <w:rPr>
                <w:i/>
                <w:iCs/>
                <w:color w:val="3A7C22" w:themeColor="accent6" w:themeShade="BF"/>
                <w:sz w:val="22"/>
                <w:szCs w:val="22"/>
                <w:lang w:val="en-US"/>
              </w:rPr>
              <w:t>. Please</w:t>
            </w:r>
            <w:r w:rsidR="002C7F4F" w:rsidRPr="005C1E32">
              <w:rPr>
                <w:i/>
                <w:iCs/>
                <w:color w:val="3A7C22" w:themeColor="accent6" w:themeShade="BF"/>
                <w:sz w:val="22"/>
                <w:szCs w:val="22"/>
                <w:lang w:val="en-US"/>
              </w:rPr>
              <w:t xml:space="preserve"> </w:t>
            </w:r>
            <w:r w:rsidR="00C80C29" w:rsidRPr="005C1E32">
              <w:rPr>
                <w:i/>
                <w:iCs/>
                <w:color w:val="3A7C22" w:themeColor="accent6" w:themeShade="BF"/>
                <w:sz w:val="22"/>
                <w:szCs w:val="22"/>
                <w:lang w:val="en-US"/>
              </w:rPr>
              <w:t>ensure</w:t>
            </w:r>
            <w:r w:rsidR="002C7F4F" w:rsidRPr="005C1E32">
              <w:rPr>
                <w:i/>
                <w:iCs/>
                <w:color w:val="3A7C22" w:themeColor="accent6" w:themeShade="BF"/>
                <w:sz w:val="22"/>
                <w:szCs w:val="22"/>
                <w:lang w:val="en-US"/>
              </w:rPr>
              <w:t xml:space="preserve"> </w:t>
            </w:r>
            <w:r w:rsidR="003A5F71">
              <w:rPr>
                <w:i/>
                <w:iCs/>
                <w:color w:val="3A7C22" w:themeColor="accent6" w:themeShade="BF"/>
                <w:sz w:val="22"/>
                <w:szCs w:val="22"/>
                <w:lang w:val="en-US"/>
              </w:rPr>
              <w:t xml:space="preserve">you grant </w:t>
            </w:r>
            <w:r w:rsidR="009A1927" w:rsidRPr="00357B9E">
              <w:rPr>
                <w:i/>
                <w:iCs/>
                <w:color w:val="3A7C22" w:themeColor="accent6" w:themeShade="BF"/>
                <w:sz w:val="22"/>
                <w:szCs w:val="22"/>
                <w:lang w:val="en-US"/>
              </w:rPr>
              <w:t>the MEL focal point supporting the OICR development</w:t>
            </w:r>
            <w:r w:rsidR="009A1927" w:rsidRPr="009A1927">
              <w:rPr>
                <w:i/>
                <w:iCs/>
                <w:color w:val="3A7C22" w:themeColor="accent6" w:themeShade="BF"/>
                <w:sz w:val="22"/>
                <w:szCs w:val="22"/>
                <w:lang w:val="en-US"/>
              </w:rPr>
              <w:t xml:space="preserve"> </w:t>
            </w:r>
            <w:r w:rsidR="002C7F4F" w:rsidRPr="005C1E32">
              <w:rPr>
                <w:i/>
                <w:iCs/>
                <w:color w:val="3A7C22" w:themeColor="accent6" w:themeShade="BF"/>
                <w:sz w:val="22"/>
                <w:szCs w:val="22"/>
                <w:lang w:val="en-US"/>
              </w:rPr>
              <w:t xml:space="preserve">access to </w:t>
            </w:r>
            <w:r w:rsidR="009A1927">
              <w:rPr>
                <w:i/>
                <w:iCs/>
                <w:color w:val="3A7C22" w:themeColor="accent6" w:themeShade="BF"/>
                <w:sz w:val="22"/>
                <w:szCs w:val="22"/>
                <w:lang w:val="en-US"/>
              </w:rPr>
              <w:t xml:space="preserve">the listed </w:t>
            </w:r>
            <w:r w:rsidR="000223D2">
              <w:rPr>
                <w:i/>
                <w:iCs/>
                <w:color w:val="3A7C22" w:themeColor="accent6" w:themeShade="BF"/>
                <w:sz w:val="22"/>
                <w:szCs w:val="22"/>
                <w:lang w:val="en-US"/>
              </w:rPr>
              <w:t>materials</w:t>
            </w:r>
            <w:r w:rsidR="00C80C29" w:rsidRPr="005C1E32">
              <w:rPr>
                <w:i/>
                <w:iCs/>
                <w:color w:val="3A7C22" w:themeColor="accent6" w:themeShade="BF"/>
                <w:sz w:val="22"/>
                <w:szCs w:val="22"/>
                <w:lang w:val="en-US"/>
              </w:rPr>
              <w:t>.</w:t>
            </w:r>
          </w:p>
          <w:p w14:paraId="28BFEF9C" w14:textId="117F736E" w:rsidR="00DC7861" w:rsidRPr="00DC7861" w:rsidRDefault="00DC7861" w:rsidP="00DC7861">
            <w:pPr>
              <w:rPr>
                <w:lang w:val="en-US"/>
              </w:rPr>
            </w:pPr>
          </w:p>
        </w:tc>
      </w:tr>
      <w:tr w:rsidR="00491955" w:rsidRPr="00520F5F" w14:paraId="13B46C88" w14:textId="77777777" w:rsidTr="00404A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0" w:type="dxa"/>
            <w:gridSpan w:val="4"/>
          </w:tcPr>
          <w:p w14:paraId="5B2ACAD6" w14:textId="7A64C717" w:rsidR="00491955" w:rsidRPr="00D50340" w:rsidRDefault="00491955" w:rsidP="00491955">
            <w:pPr>
              <w:pStyle w:val="ListParagraph"/>
              <w:numPr>
                <w:ilvl w:val="0"/>
                <w:numId w:val="27"/>
              </w:numPr>
              <w:spacing w:after="120"/>
              <w:rPr>
                <w:sz w:val="22"/>
                <w:szCs w:val="22"/>
                <w:lang w:val="en-US"/>
              </w:rPr>
            </w:pPr>
            <w:r w:rsidRPr="00D50340">
              <w:rPr>
                <w:b/>
                <w:color w:val="002060"/>
                <w:sz w:val="22"/>
                <w:szCs w:val="22"/>
                <w:lang w:val="en-US"/>
              </w:rPr>
              <w:t xml:space="preserve">Photos </w:t>
            </w:r>
            <w:r w:rsidRPr="00D50340">
              <w:rPr>
                <w:color w:val="002060"/>
                <w:sz w:val="22"/>
                <w:szCs w:val="22"/>
                <w:lang w:val="en-US"/>
              </w:rPr>
              <w:t>(</w:t>
            </w:r>
            <w:proofErr w:type="spellStart"/>
            <w:r w:rsidRPr="00D50340">
              <w:rPr>
                <w:color w:val="002060"/>
                <w:sz w:val="22"/>
                <w:szCs w:val="22"/>
                <w:lang w:val="en-US"/>
              </w:rPr>
              <w:t>png</w:t>
            </w:r>
            <w:proofErr w:type="spellEnd"/>
            <w:r w:rsidRPr="00D50340">
              <w:rPr>
                <w:color w:val="002060"/>
                <w:sz w:val="22"/>
                <w:szCs w:val="22"/>
                <w:lang w:val="en-US"/>
              </w:rPr>
              <w:t xml:space="preserve"> or jpeg format only)</w:t>
            </w:r>
          </w:p>
        </w:tc>
      </w:tr>
      <w:tr w:rsidR="00491955" w:rsidRPr="00AD3910" w14:paraId="6181244E" w14:textId="77777777" w:rsidTr="00D7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dxa"/>
            <w:vAlign w:val="center"/>
          </w:tcPr>
          <w:p w14:paraId="0BB44965"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No.</w:t>
            </w:r>
          </w:p>
        </w:tc>
        <w:tc>
          <w:tcPr>
            <w:tcW w:w="4100" w:type="dxa"/>
            <w:vAlign w:val="center"/>
          </w:tcPr>
          <w:p w14:paraId="1E704CB5"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Description</w:t>
            </w:r>
          </w:p>
        </w:tc>
        <w:tc>
          <w:tcPr>
            <w:tcW w:w="2337" w:type="dxa"/>
            <w:vAlign w:val="center"/>
          </w:tcPr>
          <w:p w14:paraId="553B8B40"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Photo credits</w:t>
            </w:r>
          </w:p>
        </w:tc>
        <w:tc>
          <w:tcPr>
            <w:tcW w:w="2338" w:type="dxa"/>
            <w:vAlign w:val="center"/>
          </w:tcPr>
          <w:p w14:paraId="685A0BBC"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Links to the photo</w:t>
            </w:r>
          </w:p>
        </w:tc>
      </w:tr>
      <w:sdt>
        <w:sdtPr>
          <w:rPr>
            <w:color w:val="0070C0"/>
            <w:sz w:val="22"/>
            <w:szCs w:val="22"/>
            <w:lang w:val="en-US"/>
          </w:rPr>
          <w:id w:val="-280501185"/>
          <w15:repeatingSection/>
        </w:sdtPr>
        <w:sdtEndPr/>
        <w:sdtContent>
          <w:sdt>
            <w:sdtPr>
              <w:rPr>
                <w:color w:val="0070C0"/>
                <w:sz w:val="22"/>
                <w:szCs w:val="22"/>
                <w:lang w:val="en-US"/>
              </w:rPr>
              <w:id w:val="-1274007564"/>
              <w:placeholder>
                <w:docPart w:val="DefaultPlaceholder_-1854013435"/>
              </w:placeholder>
              <w15:repeatingSectionItem/>
            </w:sdtPr>
            <w:sdtEndPr/>
            <w:sdtContent>
              <w:tr w:rsidR="00491955" w:rsidRPr="00AD3910" w14:paraId="688A237C" w14:textId="77777777" w:rsidTr="00D7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75" w:type="dxa"/>
                    <w:vAlign w:val="center"/>
                  </w:tcPr>
                  <w:p w14:paraId="325AAB97" w14:textId="6821E6E8" w:rsidR="00491955" w:rsidRPr="00065AAC" w:rsidRDefault="00491955" w:rsidP="00404A03">
                    <w:pPr>
                      <w:spacing w:after="120"/>
                      <w:jc w:val="center"/>
                      <w:rPr>
                        <w:color w:val="0070C0"/>
                        <w:sz w:val="22"/>
                        <w:szCs w:val="22"/>
                        <w:lang w:val="en-US"/>
                      </w:rPr>
                    </w:pPr>
                    <w:r w:rsidRPr="00065AAC">
                      <w:rPr>
                        <w:color w:val="0070C0"/>
                        <w:sz w:val="22"/>
                        <w:szCs w:val="22"/>
                        <w:lang w:val="en-US"/>
                      </w:rPr>
                      <w:t>1</w:t>
                    </w:r>
                  </w:p>
                </w:tc>
                <w:sdt>
                  <w:sdtPr>
                    <w:rPr>
                      <w:color w:val="0070C0"/>
                      <w:sz w:val="22"/>
                      <w:szCs w:val="22"/>
                      <w:lang w:val="en-US"/>
                    </w:rPr>
                    <w:id w:val="-712195266"/>
                    <w:lock w:val="sdtLocked"/>
                    <w:placeholder>
                      <w:docPart w:val="8A2822F0B38248E1BFFAAE72DE967D8D"/>
                    </w:placeholder>
                  </w:sdtPr>
                  <w:sdtEndPr/>
                  <w:sdtContent>
                    <w:tc>
                      <w:tcPr>
                        <w:tcW w:w="4100" w:type="dxa"/>
                      </w:tcPr>
                      <w:p w14:paraId="5B757EDE" w14:textId="1CCB77AF" w:rsidR="00491955" w:rsidRPr="00E15601" w:rsidRDefault="003B3771" w:rsidP="00404A03">
                        <w:pPr>
                          <w:spacing w:after="120"/>
                          <w:rPr>
                            <w:color w:val="0070C0"/>
                            <w:sz w:val="22"/>
                            <w:szCs w:val="22"/>
                            <w:lang w:val="en-US"/>
                          </w:rPr>
                        </w:pPr>
                        <w:r w:rsidRPr="00947C1F">
                          <w:rPr>
                            <w:color w:val="0070C0"/>
                            <w:sz w:val="22"/>
                            <w:szCs w:val="22"/>
                            <w:lang w:val="en-US"/>
                          </w:rPr>
                          <w:t>Describe the item</w:t>
                        </w:r>
                        <w:r w:rsidR="00947C1F">
                          <w:rPr>
                            <w:color w:val="0070C0"/>
                            <w:sz w:val="22"/>
                            <w:szCs w:val="22"/>
                            <w:lang w:val="en-US"/>
                          </w:rPr>
                          <w:t xml:space="preserve"> here</w:t>
                        </w:r>
                      </w:p>
                    </w:tc>
                  </w:sdtContent>
                </w:sdt>
                <w:sdt>
                  <w:sdtPr>
                    <w:rPr>
                      <w:color w:val="0070C0"/>
                      <w:sz w:val="22"/>
                      <w:szCs w:val="22"/>
                      <w:lang w:val="en-US"/>
                    </w:rPr>
                    <w:id w:val="-864059389"/>
                    <w:placeholder>
                      <w:docPart w:val="8B423B99D6F14448A9E663A513381498"/>
                    </w:placeholder>
                    <w:showingPlcHdr/>
                  </w:sdtPr>
                  <w:sdtEndPr/>
                  <w:sdtContent>
                    <w:tc>
                      <w:tcPr>
                        <w:tcW w:w="2337" w:type="dxa"/>
                      </w:tcPr>
                      <w:p w14:paraId="459101A2" w14:textId="67561472" w:rsidR="00491955" w:rsidRPr="00763FBE" w:rsidRDefault="00187254" w:rsidP="00404A03">
                        <w:pPr>
                          <w:spacing w:after="120"/>
                          <w:rPr>
                            <w:color w:val="0070C0"/>
                            <w:sz w:val="22"/>
                            <w:szCs w:val="22"/>
                            <w:lang w:val="en-US"/>
                          </w:rPr>
                        </w:pPr>
                        <w:r w:rsidRPr="00E15601">
                          <w:rPr>
                            <w:color w:val="0070C0"/>
                            <w:sz w:val="22"/>
                            <w:szCs w:val="22"/>
                            <w:lang w:val="en-US"/>
                          </w:rPr>
                          <w:t xml:space="preserve">Enter the </w:t>
                        </w:r>
                        <w:r w:rsidR="00D7019E" w:rsidRPr="00E15601">
                          <w:rPr>
                            <w:color w:val="0070C0"/>
                            <w:sz w:val="22"/>
                            <w:szCs w:val="22"/>
                            <w:lang w:val="en-US"/>
                          </w:rPr>
                          <w:t>individual(s) to be credited</w:t>
                        </w:r>
                      </w:p>
                    </w:tc>
                  </w:sdtContent>
                </w:sdt>
                <w:sdt>
                  <w:sdtPr>
                    <w:rPr>
                      <w:rStyle w:val="PlaceholderText"/>
                      <w:color w:val="0070C0"/>
                      <w:sz w:val="22"/>
                      <w:szCs w:val="22"/>
                    </w:rPr>
                    <w:id w:val="278157064"/>
                    <w:placeholder>
                      <w:docPart w:val="7E726DDF7B334CD996FC5C0667134941"/>
                    </w:placeholder>
                    <w:showingPlcHdr/>
                  </w:sdtPr>
                  <w:sdtEndPr>
                    <w:rPr>
                      <w:rStyle w:val="DefaultParagraphFont"/>
                      <w:lang w:val="en-US"/>
                    </w:rPr>
                  </w:sdtEndPr>
                  <w:sdtContent>
                    <w:tc>
                      <w:tcPr>
                        <w:tcW w:w="2338" w:type="dxa"/>
                      </w:tcPr>
                      <w:p w14:paraId="66F88EC6" w14:textId="56D7601D" w:rsidR="00491955" w:rsidRPr="00E15601" w:rsidRDefault="00D7019E" w:rsidP="00404A03">
                        <w:pPr>
                          <w:spacing w:after="120"/>
                          <w:rPr>
                            <w:color w:val="0070C0"/>
                            <w:sz w:val="22"/>
                            <w:szCs w:val="22"/>
                            <w:lang w:val="en-US"/>
                          </w:rPr>
                        </w:pPr>
                        <w:r w:rsidRPr="00E15601">
                          <w:rPr>
                            <w:rStyle w:val="PlaceholderText"/>
                            <w:color w:val="0070C0"/>
                            <w:sz w:val="22"/>
                            <w:szCs w:val="22"/>
                          </w:rPr>
                          <w:t>Paste the link to the folder</w:t>
                        </w:r>
                      </w:p>
                    </w:tc>
                  </w:sdtContent>
                </w:sdt>
              </w:tr>
            </w:sdtContent>
          </w:sdt>
        </w:sdtContent>
      </w:sdt>
    </w:tbl>
    <w:p w14:paraId="187CF804" w14:textId="77777777" w:rsidR="00222DBC" w:rsidRPr="00E15601" w:rsidRDefault="00222DBC" w:rsidP="00491955">
      <w:pPr>
        <w:rPr>
          <w:color w:val="0F4761" w:themeColor="accent1" w:themeShade="BF"/>
          <w:sz w:val="12"/>
          <w:szCs w:val="12"/>
          <w:lang w:val="en-US"/>
        </w:rPr>
      </w:pPr>
    </w:p>
    <w:tbl>
      <w:tblPr>
        <w:tblStyle w:val="TableGrid"/>
        <w:tblW w:w="0" w:type="auto"/>
        <w:tblLook w:val="04A0" w:firstRow="1" w:lastRow="0" w:firstColumn="1" w:lastColumn="0" w:noHBand="0" w:noVBand="1"/>
      </w:tblPr>
      <w:tblGrid>
        <w:gridCol w:w="575"/>
        <w:gridCol w:w="4100"/>
        <w:gridCol w:w="2337"/>
        <w:gridCol w:w="2338"/>
      </w:tblGrid>
      <w:tr w:rsidR="00491955" w:rsidRPr="00B3352E" w14:paraId="39A4F355" w14:textId="77777777" w:rsidTr="00404A03">
        <w:tc>
          <w:tcPr>
            <w:tcW w:w="9350" w:type="dxa"/>
            <w:gridSpan w:val="4"/>
          </w:tcPr>
          <w:p w14:paraId="5014664A" w14:textId="606CA3AC" w:rsidR="00491955" w:rsidRPr="00D50340" w:rsidRDefault="00491955" w:rsidP="00491955">
            <w:pPr>
              <w:pStyle w:val="ListParagraph"/>
              <w:numPr>
                <w:ilvl w:val="0"/>
                <w:numId w:val="27"/>
              </w:numPr>
              <w:spacing w:after="120"/>
              <w:rPr>
                <w:b/>
                <w:color w:val="002060"/>
                <w:sz w:val="22"/>
                <w:szCs w:val="22"/>
                <w:lang w:val="en-US"/>
              </w:rPr>
            </w:pPr>
            <w:r w:rsidRPr="00D50340">
              <w:rPr>
                <w:b/>
                <w:color w:val="002060"/>
                <w:sz w:val="22"/>
                <w:szCs w:val="22"/>
                <w:lang w:val="en-US"/>
              </w:rPr>
              <w:t xml:space="preserve">Maps, figures, tables, and graphs </w:t>
            </w:r>
            <w:r w:rsidRPr="00D50340">
              <w:rPr>
                <w:color w:val="002060"/>
                <w:sz w:val="22"/>
                <w:szCs w:val="22"/>
                <w:lang w:val="en-US"/>
              </w:rPr>
              <w:t>(</w:t>
            </w:r>
            <w:proofErr w:type="spellStart"/>
            <w:r w:rsidRPr="00D50340">
              <w:rPr>
                <w:color w:val="002060"/>
                <w:sz w:val="22"/>
                <w:szCs w:val="22"/>
                <w:lang w:val="en-US"/>
              </w:rPr>
              <w:t>png</w:t>
            </w:r>
            <w:proofErr w:type="spellEnd"/>
            <w:r w:rsidRPr="00D50340">
              <w:rPr>
                <w:color w:val="002060"/>
                <w:sz w:val="22"/>
                <w:szCs w:val="22"/>
                <w:lang w:val="en-US"/>
              </w:rPr>
              <w:t xml:space="preserve"> or jpeg format only)</w:t>
            </w:r>
          </w:p>
        </w:tc>
      </w:tr>
      <w:tr w:rsidR="00491955" w:rsidRPr="00AD3910" w14:paraId="0431E880" w14:textId="77777777" w:rsidTr="00404A03">
        <w:tc>
          <w:tcPr>
            <w:tcW w:w="575" w:type="dxa"/>
            <w:vAlign w:val="center"/>
          </w:tcPr>
          <w:p w14:paraId="0817E48A"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No.</w:t>
            </w:r>
          </w:p>
        </w:tc>
        <w:tc>
          <w:tcPr>
            <w:tcW w:w="4100" w:type="dxa"/>
            <w:vAlign w:val="center"/>
          </w:tcPr>
          <w:p w14:paraId="17A741C0" w14:textId="280BFFA9" w:rsidR="00491955" w:rsidRPr="00E15601" w:rsidRDefault="00E44C40" w:rsidP="00E44C40">
            <w:pPr>
              <w:spacing w:after="120"/>
              <w:jc w:val="center"/>
              <w:rPr>
                <w:color w:val="002060"/>
                <w:sz w:val="22"/>
                <w:szCs w:val="22"/>
                <w:lang w:val="en-US"/>
              </w:rPr>
            </w:pPr>
            <w:r w:rsidRPr="00E15601">
              <w:rPr>
                <w:color w:val="002060"/>
                <w:sz w:val="22"/>
                <w:szCs w:val="22"/>
                <w:lang w:val="en-US"/>
              </w:rPr>
              <w:t>Description</w:t>
            </w:r>
          </w:p>
        </w:tc>
        <w:tc>
          <w:tcPr>
            <w:tcW w:w="2337" w:type="dxa"/>
            <w:vAlign w:val="center"/>
          </w:tcPr>
          <w:p w14:paraId="06921E66"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Type of file</w:t>
            </w:r>
          </w:p>
        </w:tc>
        <w:tc>
          <w:tcPr>
            <w:tcW w:w="2338" w:type="dxa"/>
            <w:vAlign w:val="center"/>
          </w:tcPr>
          <w:p w14:paraId="2EA4D2A6"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Link to the file</w:t>
            </w:r>
          </w:p>
        </w:tc>
      </w:tr>
      <w:sdt>
        <w:sdtPr>
          <w:rPr>
            <w:color w:val="0070C0"/>
            <w:sz w:val="22"/>
            <w:szCs w:val="22"/>
            <w:lang w:val="en-US"/>
          </w:rPr>
          <w:id w:val="152883420"/>
          <w15:repeatingSection/>
        </w:sdtPr>
        <w:sdtEndPr/>
        <w:sdtContent>
          <w:sdt>
            <w:sdtPr>
              <w:rPr>
                <w:color w:val="0070C0"/>
                <w:sz w:val="22"/>
                <w:szCs w:val="22"/>
                <w:lang w:val="en-US"/>
              </w:rPr>
              <w:id w:val="524986350"/>
              <w:placeholder>
                <w:docPart w:val="DefaultPlaceholder_-1854013435"/>
              </w:placeholder>
              <w15:repeatingSectionItem/>
            </w:sdtPr>
            <w:sdtEndPr/>
            <w:sdtContent>
              <w:tr w:rsidR="00491955" w:rsidRPr="00AD3910" w14:paraId="557766A7" w14:textId="77777777" w:rsidTr="00491955">
                <w:tc>
                  <w:tcPr>
                    <w:tcW w:w="575" w:type="dxa"/>
                    <w:shd w:val="clear" w:color="auto" w:fill="F2F2F2" w:themeFill="background1" w:themeFillShade="F2"/>
                    <w:vAlign w:val="center"/>
                  </w:tcPr>
                  <w:p w14:paraId="09B120D7" w14:textId="2EBF8643" w:rsidR="00491955" w:rsidRPr="00E15601" w:rsidRDefault="00491955" w:rsidP="00404A03">
                    <w:pPr>
                      <w:spacing w:after="120"/>
                      <w:jc w:val="center"/>
                      <w:rPr>
                        <w:color w:val="0070C0"/>
                        <w:sz w:val="22"/>
                        <w:szCs w:val="22"/>
                        <w:lang w:val="en-US"/>
                      </w:rPr>
                    </w:pPr>
                    <w:r w:rsidRPr="00763FBE">
                      <w:rPr>
                        <w:color w:val="0070C0"/>
                        <w:sz w:val="22"/>
                        <w:szCs w:val="22"/>
                        <w:lang w:val="en-US"/>
                      </w:rPr>
                      <w:t>1</w:t>
                    </w:r>
                  </w:p>
                </w:tc>
                <w:sdt>
                  <w:sdtPr>
                    <w:rPr>
                      <w:color w:val="0070C0"/>
                      <w:sz w:val="22"/>
                      <w:szCs w:val="22"/>
                      <w:lang w:val="en-US"/>
                    </w:rPr>
                    <w:id w:val="406649571"/>
                    <w:placeholder>
                      <w:docPart w:val="726210F4506245F18B732DB757226842"/>
                    </w:placeholder>
                  </w:sdtPr>
                  <w:sdtEndPr/>
                  <w:sdtContent>
                    <w:tc>
                      <w:tcPr>
                        <w:tcW w:w="4100" w:type="dxa"/>
                        <w:shd w:val="clear" w:color="auto" w:fill="F2F2F2" w:themeFill="background1" w:themeFillShade="F2"/>
                      </w:tcPr>
                      <w:p w14:paraId="6B457D45" w14:textId="236A03E1" w:rsidR="00491955" w:rsidRPr="00763FBE" w:rsidRDefault="00E44C40" w:rsidP="00404A03">
                        <w:pPr>
                          <w:spacing w:after="120"/>
                          <w:rPr>
                            <w:color w:val="0070C0"/>
                            <w:sz w:val="22"/>
                            <w:szCs w:val="22"/>
                            <w:lang w:val="en-US"/>
                          </w:rPr>
                        </w:pPr>
                        <w:r w:rsidRPr="00E15601">
                          <w:rPr>
                            <w:color w:val="0070C0"/>
                            <w:sz w:val="22"/>
                            <w:szCs w:val="22"/>
                            <w:lang w:val="en-US"/>
                          </w:rPr>
                          <w:t>Describe the item</w:t>
                        </w:r>
                        <w:r w:rsidR="007B7FFB">
                          <w:rPr>
                            <w:color w:val="0070C0"/>
                            <w:sz w:val="22"/>
                            <w:szCs w:val="22"/>
                            <w:lang w:val="en-US"/>
                          </w:rPr>
                          <w:t xml:space="preserve"> here</w:t>
                        </w:r>
                      </w:p>
                    </w:tc>
                  </w:sdtContent>
                </w:sdt>
                <w:sdt>
                  <w:sdtPr>
                    <w:rPr>
                      <w:color w:val="0070C0"/>
                      <w:sz w:val="22"/>
                      <w:szCs w:val="22"/>
                      <w:lang w:val="en-US"/>
                    </w:rPr>
                    <w:alias w:val="Select one."/>
                    <w:tag w:val="Select one."/>
                    <w:id w:val="-1728450289"/>
                    <w:placeholder>
                      <w:docPart w:val="50646078BFAB46BFB3FC543F8504250C"/>
                    </w:placeholder>
                    <w:showingPlcHdr/>
                    <w:comboBox>
                      <w:listItem w:value="Choose an item."/>
                      <w:listItem w:displayText="Map" w:value="Map"/>
                      <w:listItem w:displayText="Figure" w:value="Figure"/>
                      <w:listItem w:displayText="Table" w:value="Table"/>
                      <w:listItem w:displayText="Graph" w:value="Graph"/>
                    </w:comboBox>
                  </w:sdtPr>
                  <w:sdtEndPr/>
                  <w:sdtContent>
                    <w:tc>
                      <w:tcPr>
                        <w:tcW w:w="2337" w:type="dxa"/>
                        <w:shd w:val="clear" w:color="auto" w:fill="F2F2F2" w:themeFill="background1" w:themeFillShade="F2"/>
                      </w:tcPr>
                      <w:p w14:paraId="19941E93" w14:textId="155E30AE" w:rsidR="00491955" w:rsidRPr="00E15601" w:rsidRDefault="0CE35197" w:rsidP="3A2AE113">
                        <w:pPr>
                          <w:spacing w:after="120"/>
                          <w:rPr>
                            <w:color w:val="0070C0"/>
                            <w:sz w:val="22"/>
                            <w:szCs w:val="22"/>
                            <w:lang w:val="en-US"/>
                          </w:rPr>
                        </w:pPr>
                        <w:r w:rsidRPr="00E15601">
                          <w:rPr>
                            <w:rStyle w:val="PlaceholderText"/>
                            <w:color w:val="0070C0"/>
                            <w:sz w:val="22"/>
                            <w:szCs w:val="22"/>
                          </w:rPr>
                          <w:t>Choose an item.</w:t>
                        </w:r>
                      </w:p>
                      <w:p w14:paraId="63E39D80" w14:textId="4E7B9B35" w:rsidR="00491955" w:rsidRPr="00763FBE" w:rsidRDefault="00491955" w:rsidP="00404A03">
                        <w:pPr>
                          <w:spacing w:after="120"/>
                          <w:rPr>
                            <w:color w:val="0070C0"/>
                            <w:sz w:val="22"/>
                            <w:szCs w:val="22"/>
                            <w:lang w:val="en-US"/>
                          </w:rPr>
                        </w:pPr>
                      </w:p>
                    </w:tc>
                  </w:sdtContent>
                </w:sdt>
                <w:sdt>
                  <w:sdtPr>
                    <w:rPr>
                      <w:rStyle w:val="PlaceholderText"/>
                      <w:color w:val="0070C0"/>
                    </w:rPr>
                    <w:id w:val="260030939"/>
                    <w:placeholder>
                      <w:docPart w:val="638EDCDDC41A46E0AC921A95876B2905"/>
                    </w:placeholder>
                    <w:showingPlcHdr/>
                  </w:sdtPr>
                  <w:sdtEndPr>
                    <w:rPr>
                      <w:rStyle w:val="DefaultParagraphFont"/>
                      <w:sz w:val="22"/>
                      <w:szCs w:val="22"/>
                      <w:lang w:val="en-US"/>
                    </w:rPr>
                  </w:sdtEndPr>
                  <w:sdtContent>
                    <w:tc>
                      <w:tcPr>
                        <w:tcW w:w="2338" w:type="dxa"/>
                        <w:shd w:val="clear" w:color="auto" w:fill="F2F2F2" w:themeFill="background1" w:themeFillShade="F2"/>
                      </w:tcPr>
                      <w:p w14:paraId="2E1E24D2" w14:textId="5AA95F72" w:rsidR="00491955" w:rsidRPr="00E15601" w:rsidRDefault="00767781" w:rsidP="00404A03">
                        <w:pPr>
                          <w:spacing w:after="120"/>
                          <w:rPr>
                            <w:color w:val="0070C0"/>
                            <w:sz w:val="22"/>
                            <w:szCs w:val="22"/>
                            <w:lang w:val="en-US"/>
                          </w:rPr>
                        </w:pPr>
                        <w:r w:rsidRPr="00E15601">
                          <w:rPr>
                            <w:rStyle w:val="PlaceholderText"/>
                            <w:color w:val="0070C0"/>
                            <w:sz w:val="22"/>
                            <w:szCs w:val="22"/>
                          </w:rPr>
                          <w:t>Paste the link to the folder</w:t>
                        </w:r>
                      </w:p>
                    </w:tc>
                  </w:sdtContent>
                </w:sdt>
              </w:tr>
            </w:sdtContent>
          </w:sdt>
        </w:sdtContent>
      </w:sdt>
    </w:tbl>
    <w:p w14:paraId="60A9F0C1" w14:textId="77777777" w:rsidR="00491955" w:rsidRPr="00B63396" w:rsidRDefault="00491955" w:rsidP="00491955">
      <w:pPr>
        <w:rPr>
          <w:sz w:val="10"/>
          <w:szCs w:val="10"/>
          <w:lang w:val="en-US"/>
        </w:rPr>
      </w:pPr>
    </w:p>
    <w:tbl>
      <w:tblPr>
        <w:tblStyle w:val="TableGrid"/>
        <w:tblW w:w="0" w:type="auto"/>
        <w:tblLook w:val="04A0" w:firstRow="1" w:lastRow="0" w:firstColumn="1" w:lastColumn="0" w:noHBand="0" w:noVBand="1"/>
      </w:tblPr>
      <w:tblGrid>
        <w:gridCol w:w="575"/>
        <w:gridCol w:w="4100"/>
        <w:gridCol w:w="2337"/>
        <w:gridCol w:w="2338"/>
      </w:tblGrid>
      <w:tr w:rsidR="00491955" w:rsidRPr="00520F5F" w14:paraId="199533AB" w14:textId="77777777" w:rsidTr="00404A03">
        <w:tc>
          <w:tcPr>
            <w:tcW w:w="9350" w:type="dxa"/>
            <w:gridSpan w:val="4"/>
          </w:tcPr>
          <w:p w14:paraId="7285FF04" w14:textId="427E3017" w:rsidR="00491955" w:rsidRPr="00D50340" w:rsidRDefault="00491955" w:rsidP="00491955">
            <w:pPr>
              <w:pStyle w:val="ListParagraph"/>
              <w:numPr>
                <w:ilvl w:val="0"/>
                <w:numId w:val="27"/>
              </w:numPr>
              <w:spacing w:after="120"/>
              <w:rPr>
                <w:b/>
                <w:color w:val="002060"/>
                <w:sz w:val="22"/>
                <w:szCs w:val="22"/>
                <w:lang w:val="en-US"/>
              </w:rPr>
            </w:pPr>
            <w:r w:rsidRPr="00D50340">
              <w:rPr>
                <w:b/>
                <w:color w:val="002060"/>
                <w:sz w:val="22"/>
                <w:szCs w:val="22"/>
                <w:lang w:val="en-US"/>
              </w:rPr>
              <w:t xml:space="preserve">Partners’ logos </w:t>
            </w:r>
            <w:r w:rsidRPr="00D50340">
              <w:rPr>
                <w:color w:val="002060"/>
                <w:sz w:val="22"/>
                <w:szCs w:val="22"/>
                <w:lang w:val="en-US"/>
              </w:rPr>
              <w:t>(</w:t>
            </w:r>
            <w:proofErr w:type="spellStart"/>
            <w:r w:rsidRPr="00D50340">
              <w:rPr>
                <w:color w:val="002060"/>
                <w:sz w:val="22"/>
                <w:szCs w:val="22"/>
                <w:lang w:val="en-US"/>
              </w:rPr>
              <w:t>png</w:t>
            </w:r>
            <w:proofErr w:type="spellEnd"/>
            <w:r w:rsidRPr="00D50340">
              <w:rPr>
                <w:color w:val="002060"/>
                <w:sz w:val="22"/>
                <w:szCs w:val="22"/>
                <w:lang w:val="en-US"/>
              </w:rPr>
              <w:t xml:space="preserve"> or jpeg format only)</w:t>
            </w:r>
          </w:p>
        </w:tc>
      </w:tr>
      <w:tr w:rsidR="00491955" w:rsidRPr="00AD3910" w14:paraId="1DF4D701" w14:textId="77777777" w:rsidTr="00404A03">
        <w:tc>
          <w:tcPr>
            <w:tcW w:w="575" w:type="dxa"/>
            <w:vAlign w:val="center"/>
          </w:tcPr>
          <w:p w14:paraId="0BEBDA4D"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No.</w:t>
            </w:r>
          </w:p>
        </w:tc>
        <w:tc>
          <w:tcPr>
            <w:tcW w:w="4100" w:type="dxa"/>
            <w:vAlign w:val="center"/>
          </w:tcPr>
          <w:p w14:paraId="722271C5"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Partners</w:t>
            </w:r>
          </w:p>
        </w:tc>
        <w:tc>
          <w:tcPr>
            <w:tcW w:w="2337" w:type="dxa"/>
            <w:vAlign w:val="center"/>
          </w:tcPr>
          <w:p w14:paraId="2E737C71"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Partner’s consent secured?</w:t>
            </w:r>
          </w:p>
        </w:tc>
        <w:tc>
          <w:tcPr>
            <w:tcW w:w="2338" w:type="dxa"/>
            <w:vAlign w:val="center"/>
          </w:tcPr>
          <w:p w14:paraId="1F79C7DB" w14:textId="77777777" w:rsidR="00491955" w:rsidRPr="00E15601" w:rsidRDefault="00491955" w:rsidP="00404A03">
            <w:pPr>
              <w:spacing w:after="120"/>
              <w:jc w:val="center"/>
              <w:rPr>
                <w:color w:val="002060"/>
                <w:sz w:val="22"/>
                <w:szCs w:val="22"/>
                <w:lang w:val="en-US"/>
              </w:rPr>
            </w:pPr>
            <w:r w:rsidRPr="00E15601">
              <w:rPr>
                <w:color w:val="002060"/>
                <w:sz w:val="22"/>
                <w:szCs w:val="22"/>
                <w:lang w:val="en-US"/>
              </w:rPr>
              <w:t>Links to logo and consent</w:t>
            </w:r>
          </w:p>
        </w:tc>
      </w:tr>
      <w:sdt>
        <w:sdtPr>
          <w:rPr>
            <w:color w:val="0070C0"/>
            <w:sz w:val="22"/>
            <w:szCs w:val="22"/>
            <w:lang w:val="en-US"/>
          </w:rPr>
          <w:id w:val="1727268638"/>
          <w15:repeatingSection/>
        </w:sdtPr>
        <w:sdtEndPr/>
        <w:sdtContent>
          <w:sdt>
            <w:sdtPr>
              <w:rPr>
                <w:color w:val="0070C0"/>
                <w:sz w:val="22"/>
                <w:szCs w:val="22"/>
                <w:lang w:val="en-US"/>
              </w:rPr>
              <w:id w:val="-794058863"/>
              <w:placeholder>
                <w:docPart w:val="DefaultPlaceholder_-1854013435"/>
              </w:placeholder>
              <w15:repeatingSectionItem/>
            </w:sdtPr>
            <w:sdtEndPr/>
            <w:sdtContent>
              <w:tr w:rsidR="00491955" w:rsidRPr="00AD3910" w14:paraId="5E0B77A2" w14:textId="77777777" w:rsidTr="00491955">
                <w:tc>
                  <w:tcPr>
                    <w:tcW w:w="575" w:type="dxa"/>
                    <w:shd w:val="clear" w:color="auto" w:fill="F2F2F2" w:themeFill="background1" w:themeFillShade="F2"/>
                    <w:vAlign w:val="center"/>
                  </w:tcPr>
                  <w:p w14:paraId="54E90EEA" w14:textId="63EDC3BA" w:rsidR="00491955" w:rsidRPr="00763FBE" w:rsidRDefault="00491955" w:rsidP="00404A03">
                    <w:pPr>
                      <w:spacing w:after="120"/>
                      <w:jc w:val="center"/>
                      <w:rPr>
                        <w:color w:val="0070C0"/>
                        <w:sz w:val="22"/>
                        <w:szCs w:val="22"/>
                        <w:lang w:val="en-US"/>
                      </w:rPr>
                    </w:pPr>
                    <w:r w:rsidRPr="00763FBE">
                      <w:rPr>
                        <w:color w:val="0070C0"/>
                        <w:sz w:val="22"/>
                        <w:szCs w:val="22"/>
                        <w:lang w:val="en-US"/>
                      </w:rPr>
                      <w:t>1</w:t>
                    </w:r>
                  </w:p>
                </w:tc>
                <w:sdt>
                  <w:sdtPr>
                    <w:rPr>
                      <w:color w:val="0070C0"/>
                      <w:sz w:val="22"/>
                      <w:szCs w:val="22"/>
                      <w:lang w:val="en-US"/>
                    </w:rPr>
                    <w:id w:val="1044255346"/>
                    <w:placeholder>
                      <w:docPart w:val="FD59E5C666E6452FB02B63025BB8D533"/>
                    </w:placeholder>
                  </w:sdtPr>
                  <w:sdtEndPr/>
                  <w:sdtContent>
                    <w:tc>
                      <w:tcPr>
                        <w:tcW w:w="4100" w:type="dxa"/>
                        <w:shd w:val="clear" w:color="auto" w:fill="F2F2F2" w:themeFill="background1" w:themeFillShade="F2"/>
                      </w:tcPr>
                      <w:p w14:paraId="0BEE00C7" w14:textId="5D5F661D" w:rsidR="00491955" w:rsidRPr="00E15601" w:rsidRDefault="00767781" w:rsidP="00404A03">
                        <w:pPr>
                          <w:spacing w:after="120"/>
                          <w:rPr>
                            <w:color w:val="0070C0"/>
                            <w:sz w:val="22"/>
                            <w:szCs w:val="22"/>
                            <w:lang w:val="en-US"/>
                          </w:rPr>
                        </w:pPr>
                        <w:r w:rsidRPr="00947C1F">
                          <w:rPr>
                            <w:color w:val="0070C0"/>
                            <w:sz w:val="22"/>
                            <w:szCs w:val="22"/>
                            <w:lang w:val="en-US"/>
                          </w:rPr>
                          <w:t>Enter</w:t>
                        </w:r>
                        <w:r w:rsidR="00947C1F">
                          <w:rPr>
                            <w:color w:val="0070C0"/>
                            <w:sz w:val="22"/>
                            <w:szCs w:val="22"/>
                            <w:lang w:val="en-US"/>
                          </w:rPr>
                          <w:t xml:space="preserve"> the</w:t>
                        </w:r>
                        <w:r w:rsidRPr="00947C1F">
                          <w:rPr>
                            <w:color w:val="0070C0"/>
                            <w:sz w:val="22"/>
                            <w:szCs w:val="22"/>
                            <w:lang w:val="en-US"/>
                          </w:rPr>
                          <w:t xml:space="preserve"> Partner’s name</w:t>
                        </w:r>
                      </w:p>
                    </w:tc>
                  </w:sdtContent>
                </w:sdt>
                <w:sdt>
                  <w:sdtPr>
                    <w:rPr>
                      <w:color w:val="0070C0"/>
                      <w:sz w:val="22"/>
                      <w:szCs w:val="22"/>
                      <w:lang w:val="en-US"/>
                    </w:rPr>
                    <w:alias w:val="Select one."/>
                    <w:tag w:val="Select one."/>
                    <w:id w:val="661819234"/>
                    <w:placeholder>
                      <w:docPart w:val="50646078BFAB46BFB3FC543F8504250C"/>
                    </w:placeholder>
                    <w:showingPlcHdr/>
                    <w:dropDownList>
                      <w:listItem w:value="Choose an item."/>
                      <w:listItem w:displayText="Yes" w:value="Yes"/>
                      <w:listItem w:displayText="No" w:value="No"/>
                      <w:listItem w:displayText="Not applicable" w:value="Not applicable"/>
                    </w:dropDownList>
                  </w:sdtPr>
                  <w:sdtEndPr/>
                  <w:sdtContent>
                    <w:tc>
                      <w:tcPr>
                        <w:tcW w:w="2337" w:type="dxa"/>
                        <w:shd w:val="clear" w:color="auto" w:fill="F2F2F2" w:themeFill="background1" w:themeFillShade="F2"/>
                      </w:tcPr>
                      <w:p w14:paraId="4B4BF4D6" w14:textId="77777777" w:rsidR="00F3265E" w:rsidRPr="00E15601" w:rsidRDefault="00F3265E" w:rsidP="3A2AE113">
                        <w:pPr>
                          <w:spacing w:after="120"/>
                          <w:rPr>
                            <w:color w:val="0070C0"/>
                            <w:sz w:val="22"/>
                            <w:szCs w:val="22"/>
                            <w:lang w:val="en-US"/>
                          </w:rPr>
                        </w:pPr>
                        <w:r w:rsidRPr="00E15601">
                          <w:rPr>
                            <w:rStyle w:val="PlaceholderText"/>
                            <w:color w:val="0070C0"/>
                            <w:sz w:val="22"/>
                            <w:szCs w:val="22"/>
                          </w:rPr>
                          <w:t>Choose an item.</w:t>
                        </w:r>
                      </w:p>
                      <w:p w14:paraId="44A076A2" w14:textId="3BFC8338" w:rsidR="00491955" w:rsidRPr="00763FBE" w:rsidRDefault="00491955" w:rsidP="00404A03">
                        <w:pPr>
                          <w:spacing w:after="120"/>
                          <w:rPr>
                            <w:color w:val="0070C0"/>
                            <w:sz w:val="22"/>
                            <w:szCs w:val="22"/>
                            <w:lang w:val="en-US"/>
                          </w:rPr>
                        </w:pPr>
                      </w:p>
                    </w:tc>
                  </w:sdtContent>
                </w:sdt>
                <w:sdt>
                  <w:sdtPr>
                    <w:rPr>
                      <w:rStyle w:val="PlaceholderText"/>
                      <w:color w:val="0070C0"/>
                    </w:rPr>
                    <w:id w:val="1105309037"/>
                    <w:placeholder>
                      <w:docPart w:val="86887012A7224E5C97EBC803C9CD3CEA"/>
                    </w:placeholder>
                    <w:showingPlcHdr/>
                  </w:sdtPr>
                  <w:sdtEndPr>
                    <w:rPr>
                      <w:rStyle w:val="DefaultParagraphFont"/>
                      <w:sz w:val="22"/>
                      <w:szCs w:val="22"/>
                      <w:lang w:val="en-US"/>
                    </w:rPr>
                  </w:sdtEndPr>
                  <w:sdtContent>
                    <w:tc>
                      <w:tcPr>
                        <w:tcW w:w="2338" w:type="dxa"/>
                        <w:shd w:val="clear" w:color="auto" w:fill="F2F2F2" w:themeFill="background1" w:themeFillShade="F2"/>
                      </w:tcPr>
                      <w:p w14:paraId="5AF4025C" w14:textId="734CC9FC" w:rsidR="00491955" w:rsidRPr="00E15601" w:rsidRDefault="00767781" w:rsidP="00404A03">
                        <w:pPr>
                          <w:spacing w:after="120"/>
                          <w:rPr>
                            <w:color w:val="0070C0"/>
                            <w:sz w:val="22"/>
                            <w:szCs w:val="22"/>
                            <w:lang w:val="en-US"/>
                          </w:rPr>
                        </w:pPr>
                        <w:r w:rsidRPr="00E15601">
                          <w:rPr>
                            <w:rStyle w:val="PlaceholderText"/>
                            <w:color w:val="0070C0"/>
                            <w:sz w:val="22"/>
                            <w:szCs w:val="22"/>
                          </w:rPr>
                          <w:t>Paste the link to the folder</w:t>
                        </w:r>
                      </w:p>
                    </w:tc>
                  </w:sdtContent>
                </w:sdt>
              </w:tr>
            </w:sdtContent>
          </w:sdt>
        </w:sdtContent>
      </w:sdt>
    </w:tbl>
    <w:p w14:paraId="7953963C" w14:textId="1B6E7633" w:rsidR="00144C71" w:rsidRPr="007E2510" w:rsidRDefault="00144C71" w:rsidP="00144C71">
      <w:pPr>
        <w:rPr>
          <w:lang w:val="en-US"/>
        </w:rPr>
      </w:pPr>
    </w:p>
    <w:p w14:paraId="16B78345" w14:textId="77777777" w:rsidR="00144C71" w:rsidRPr="00D50340" w:rsidRDefault="00144C71" w:rsidP="00144C71">
      <w:pPr>
        <w:pBdr>
          <w:top w:val="single" w:sz="4" w:space="1" w:color="auto"/>
          <w:left w:val="single" w:sz="4" w:space="4" w:color="auto"/>
          <w:bottom w:val="single" w:sz="4" w:space="1" w:color="auto"/>
          <w:right w:val="single" w:sz="4" w:space="4" w:color="auto"/>
        </w:pBdr>
        <w:shd w:val="clear" w:color="auto" w:fill="F2F2F2" w:themeFill="background1" w:themeFillShade="F2"/>
        <w:spacing w:before="120" w:after="120" w:line="240" w:lineRule="auto"/>
        <w:jc w:val="both"/>
        <w:rPr>
          <w:color w:val="3A7C22" w:themeColor="accent6" w:themeShade="BF"/>
          <w:sz w:val="22"/>
          <w:szCs w:val="22"/>
          <w:lang w:val="en-US"/>
        </w:rPr>
      </w:pPr>
      <w:r w:rsidRPr="00D50340">
        <w:rPr>
          <w:b/>
          <w:color w:val="002060"/>
          <w:sz w:val="22"/>
          <w:szCs w:val="22"/>
          <w:lang w:val="en-US"/>
        </w:rPr>
        <w:t>IMPORTANT!</w:t>
      </w:r>
      <w:r w:rsidRPr="00D50340">
        <w:rPr>
          <w:color w:val="002060"/>
          <w:sz w:val="22"/>
          <w:szCs w:val="22"/>
          <w:lang w:val="en-US"/>
        </w:rPr>
        <w:t xml:space="preserve"> </w:t>
      </w:r>
      <w:r w:rsidRPr="00D50340">
        <w:rPr>
          <w:color w:val="3A7C22" w:themeColor="accent6" w:themeShade="BF"/>
          <w:sz w:val="22"/>
          <w:szCs w:val="22"/>
          <w:lang w:val="en-US"/>
        </w:rPr>
        <w:t xml:space="preserve">Strict compliance with </w:t>
      </w:r>
      <w:r w:rsidRPr="00D50340">
        <w:rPr>
          <w:b/>
          <w:color w:val="3A7C22" w:themeColor="accent6" w:themeShade="BF"/>
          <w:sz w:val="22"/>
          <w:szCs w:val="22"/>
          <w:lang w:val="en-US"/>
        </w:rPr>
        <w:t>Privacy</w:t>
      </w:r>
      <w:r w:rsidRPr="00D50340">
        <w:rPr>
          <w:color w:val="3A7C22" w:themeColor="accent6" w:themeShade="BF"/>
          <w:sz w:val="22"/>
          <w:szCs w:val="22"/>
          <w:lang w:val="en-US"/>
        </w:rPr>
        <w:t xml:space="preserve"> and </w:t>
      </w:r>
      <w:r w:rsidRPr="00D50340">
        <w:rPr>
          <w:b/>
          <w:color w:val="3A7C22" w:themeColor="accent6" w:themeShade="BF"/>
          <w:sz w:val="22"/>
          <w:szCs w:val="22"/>
          <w:lang w:val="en-US"/>
        </w:rPr>
        <w:t xml:space="preserve">Intellectual Property </w:t>
      </w:r>
      <w:r w:rsidRPr="00D50340">
        <w:rPr>
          <w:color w:val="3A7C22" w:themeColor="accent6" w:themeShade="BF"/>
          <w:sz w:val="22"/>
          <w:szCs w:val="22"/>
          <w:lang w:val="en-US"/>
        </w:rPr>
        <w:t xml:space="preserve">rights should be observed. Please indicate if any of the references, studies or reports, photos, partners’ logos, or any of the information submitted is </w:t>
      </w:r>
      <w:r w:rsidRPr="00D50340">
        <w:rPr>
          <w:b/>
          <w:color w:val="3A7C22" w:themeColor="accent6" w:themeShade="BF"/>
          <w:sz w:val="22"/>
          <w:szCs w:val="22"/>
          <w:lang w:val="en-US"/>
        </w:rPr>
        <w:t>Not for Public Sharing</w:t>
      </w:r>
      <w:r w:rsidRPr="00D50340">
        <w:rPr>
          <w:color w:val="3A7C22" w:themeColor="accent6" w:themeShade="BF"/>
          <w:sz w:val="22"/>
          <w:szCs w:val="22"/>
          <w:lang w:val="en-US"/>
        </w:rPr>
        <w:t>.</w:t>
      </w:r>
    </w:p>
    <w:p w14:paraId="10FB85DD" w14:textId="77777777" w:rsidR="00144C71" w:rsidRDefault="00144C71" w:rsidP="00144C71">
      <w:pPr>
        <w:rPr>
          <w:color w:val="3A7C22" w:themeColor="accent6" w:themeShade="BF"/>
          <w:lang w:val="en-US"/>
        </w:rPr>
      </w:pPr>
    </w:p>
    <w:p w14:paraId="4B6E3A89" w14:textId="77777777" w:rsidR="00144C71" w:rsidRDefault="00144C71" w:rsidP="00144C71">
      <w:pPr>
        <w:rPr>
          <w:color w:val="3A7C22" w:themeColor="accent6" w:themeShade="BF"/>
          <w:lang w:val="en-US"/>
        </w:rPr>
      </w:pPr>
    </w:p>
    <w:p w14:paraId="4C8832D8" w14:textId="77777777" w:rsidR="00144C71" w:rsidRDefault="00144C71" w:rsidP="00144C71">
      <w:pPr>
        <w:rPr>
          <w:color w:val="3A7C22" w:themeColor="accent6" w:themeShade="BF"/>
          <w:lang w:val="en-US"/>
        </w:rPr>
      </w:pPr>
    </w:p>
    <w:p w14:paraId="084DF03B" w14:textId="77777777" w:rsidR="00144C71" w:rsidRDefault="00144C71" w:rsidP="00144C71">
      <w:pPr>
        <w:rPr>
          <w:color w:val="3A7C22" w:themeColor="accent6" w:themeShade="BF"/>
          <w:lang w:val="en-US"/>
        </w:rPr>
      </w:pPr>
    </w:p>
    <w:p w14:paraId="42E91970" w14:textId="77777777" w:rsidR="00144C71" w:rsidRPr="00E71FB0" w:rsidRDefault="00144C71" w:rsidP="00E15601">
      <w:pPr>
        <w:rPr>
          <w:color w:val="3A7C22" w:themeColor="accent6" w:themeShade="BF"/>
          <w:lang w:val="en-US"/>
        </w:rPr>
      </w:pPr>
    </w:p>
    <w:sectPr w:rsidR="00144C71" w:rsidRPr="00E71FB0">
      <w:footerReference w:type="default" r:id="rId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3C80B" w14:textId="77777777" w:rsidR="00CB0C1C" w:rsidRDefault="00CB0C1C" w:rsidP="009440BB">
      <w:pPr>
        <w:spacing w:after="0" w:line="240" w:lineRule="auto"/>
      </w:pPr>
      <w:r>
        <w:separator/>
      </w:r>
    </w:p>
  </w:endnote>
  <w:endnote w:type="continuationSeparator" w:id="0">
    <w:p w14:paraId="20A8435A" w14:textId="77777777" w:rsidR="00CB0C1C" w:rsidRDefault="00CB0C1C" w:rsidP="009440BB">
      <w:pPr>
        <w:spacing w:after="0" w:line="240" w:lineRule="auto"/>
      </w:pPr>
      <w:r>
        <w:continuationSeparator/>
      </w:r>
    </w:p>
  </w:endnote>
  <w:endnote w:type="continuationNotice" w:id="1">
    <w:p w14:paraId="3289864D" w14:textId="77777777" w:rsidR="00CB0C1C" w:rsidRDefault="00CB0C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E42C" w14:textId="60164B57" w:rsidR="00193D4C" w:rsidRPr="008501DE" w:rsidRDefault="008501DE" w:rsidP="00193D4C">
    <w:pPr>
      <w:pStyle w:val="Footer"/>
      <w:jc w:val="right"/>
      <w:rPr>
        <w:i/>
        <w:iCs/>
        <w:sz w:val="22"/>
        <w:szCs w:val="22"/>
        <w:lang w:val="en-US"/>
      </w:rPr>
    </w:pPr>
    <w:r w:rsidRPr="008501DE">
      <w:rPr>
        <w:i/>
        <w:iCs/>
        <w:sz w:val="22"/>
        <w:szCs w:val="22"/>
        <w:lang w:val="en-US"/>
      </w:rPr>
      <w:t>202</w:t>
    </w:r>
    <w:r w:rsidR="00524A26">
      <w:rPr>
        <w:i/>
        <w:iCs/>
        <w:sz w:val="22"/>
        <w:szCs w:val="22"/>
        <w:lang w:val="en-US"/>
      </w:rPr>
      <w:t>6</w:t>
    </w:r>
    <w:r w:rsidRPr="008501DE">
      <w:rPr>
        <w:i/>
        <w:iCs/>
        <w:sz w:val="22"/>
        <w:szCs w:val="22"/>
        <w:lang w:val="en-US"/>
      </w:rPr>
      <w:t xml:space="preserve"> OICR</w:t>
    </w:r>
    <w:r w:rsidR="0099048E" w:rsidRPr="008501DE">
      <w:rPr>
        <w:i/>
        <w:iCs/>
        <w:sz w:val="22"/>
        <w:szCs w:val="22"/>
        <w:lang w:val="en-US"/>
      </w:rPr>
      <w:t xml:space="preserve"> </w:t>
    </w:r>
    <w:r w:rsidR="00D47789">
      <w:rPr>
        <w:i/>
        <w:iCs/>
        <w:sz w:val="22"/>
        <w:szCs w:val="22"/>
        <w:lang w:val="en-US"/>
      </w:rPr>
      <w:t>Template - Lean</w:t>
    </w:r>
    <w:r w:rsidR="00AD34E6" w:rsidRPr="008501DE">
      <w:rPr>
        <w:i/>
        <w:iCs/>
        <w:sz w:val="22"/>
        <w:szCs w:val="22"/>
        <w:lang w:val="en-US"/>
      </w:rPr>
      <w:t xml:space="preserve"> </w:t>
    </w:r>
    <w:r w:rsidR="00D47789">
      <w:rPr>
        <w:i/>
        <w:iCs/>
        <w:sz w:val="22"/>
        <w:szCs w:val="22"/>
        <w:lang w:val="en-US"/>
      </w:rPr>
      <w:t>(</w:t>
    </w:r>
    <w:r w:rsidR="009E1E85" w:rsidRPr="008501DE">
      <w:rPr>
        <w:i/>
        <w:iCs/>
        <w:sz w:val="22"/>
        <w:szCs w:val="22"/>
        <w:lang w:val="en-US"/>
      </w:rPr>
      <w:t xml:space="preserve">Version </w:t>
    </w:r>
    <w:r w:rsidR="00524A26">
      <w:rPr>
        <w:i/>
        <w:iCs/>
        <w:sz w:val="22"/>
        <w:szCs w:val="22"/>
        <w:lang w:val="en-US"/>
      </w:rPr>
      <w:t>1</w:t>
    </w:r>
    <w:r w:rsidR="00AD34E6" w:rsidRPr="008501DE">
      <w:rPr>
        <w:i/>
        <w:iCs/>
        <w:sz w:val="22"/>
        <w:szCs w:val="22"/>
        <w:lang w:val="en-US"/>
      </w:rPr>
      <w:t xml:space="preserve"> </w:t>
    </w:r>
    <w:r w:rsidR="00B3657A">
      <w:rPr>
        <w:i/>
        <w:iCs/>
        <w:sz w:val="22"/>
        <w:szCs w:val="22"/>
        <w:lang w:val="en-US"/>
      </w:rPr>
      <w:t xml:space="preserve">September </w:t>
    </w:r>
    <w:r w:rsidR="00AD34E6" w:rsidRPr="008501DE">
      <w:rPr>
        <w:i/>
        <w:iCs/>
        <w:sz w:val="22"/>
        <w:szCs w:val="22"/>
        <w:lang w:val="en-US"/>
      </w:rPr>
      <w:t>202</w:t>
    </w:r>
    <w:r w:rsidR="00524A26">
      <w:rPr>
        <w:i/>
        <w:iCs/>
        <w:sz w:val="22"/>
        <w:szCs w:val="22"/>
        <w:lang w:val="en-US"/>
      </w:rPr>
      <w:t>6</w:t>
    </w:r>
    <w:r w:rsidR="0053565E">
      <w:rPr>
        <w:i/>
        <w:iCs/>
        <w:sz w:val="22"/>
        <w:szCs w:val="22"/>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9E64D" w14:textId="77777777" w:rsidR="00CB0C1C" w:rsidRDefault="00CB0C1C" w:rsidP="009440BB">
      <w:pPr>
        <w:spacing w:after="0" w:line="240" w:lineRule="auto"/>
      </w:pPr>
      <w:r>
        <w:separator/>
      </w:r>
    </w:p>
  </w:footnote>
  <w:footnote w:type="continuationSeparator" w:id="0">
    <w:p w14:paraId="511B4C1A" w14:textId="77777777" w:rsidR="00CB0C1C" w:rsidRDefault="00CB0C1C" w:rsidP="009440BB">
      <w:pPr>
        <w:spacing w:after="0" w:line="240" w:lineRule="auto"/>
      </w:pPr>
      <w:r>
        <w:continuationSeparator/>
      </w:r>
    </w:p>
  </w:footnote>
  <w:footnote w:type="continuationNotice" w:id="1">
    <w:p w14:paraId="75D853C6" w14:textId="77777777" w:rsidR="00CB0C1C" w:rsidRDefault="00CB0C1C">
      <w:pPr>
        <w:spacing w:after="0" w:line="240" w:lineRule="auto"/>
      </w:pPr>
    </w:p>
  </w:footnote>
  <w:footnote w:id="2">
    <w:p w14:paraId="5952BE79" w14:textId="77777777" w:rsidR="00F967B7" w:rsidRPr="006E3867" w:rsidRDefault="00F967B7" w:rsidP="00F967B7">
      <w:pPr>
        <w:pStyle w:val="FootnoteText"/>
      </w:pPr>
      <w:r>
        <w:rPr>
          <w:rStyle w:val="FootnoteReference"/>
        </w:rPr>
        <w:footnoteRef/>
      </w:r>
      <w:r>
        <w:t xml:space="preserve">PISA-MELP: Policy, Inclusion and Socio-economic Analysis for Impact and Learning – Monitoring, Evaluation, Learning and Performance team </w:t>
      </w:r>
    </w:p>
    <w:p w14:paraId="56621367" w14:textId="77777777" w:rsidR="00F967B7" w:rsidRPr="000000E2" w:rsidRDefault="00F967B7" w:rsidP="00F967B7">
      <w:pPr>
        <w:pStyle w:val="FootnoteText"/>
      </w:pPr>
    </w:p>
  </w:footnote>
  <w:footnote w:id="3">
    <w:p w14:paraId="287E7C0C" w14:textId="77777777" w:rsidR="008B122F" w:rsidRPr="00C25E7E" w:rsidRDefault="008B122F" w:rsidP="008B122F">
      <w:pPr>
        <w:pStyle w:val="FootnoteText"/>
      </w:pPr>
      <w:r>
        <w:rPr>
          <w:rStyle w:val="FootnoteReference"/>
        </w:rPr>
        <w:footnoteRef/>
      </w:r>
      <w:r>
        <w:t xml:space="preserve"> PISA – Foresight and Applied Economics (PISA-FAE)</w:t>
      </w:r>
    </w:p>
  </w:footnote>
  <w:footnote w:id="4">
    <w:p w14:paraId="1769AD42" w14:textId="77777777" w:rsidR="008B122F" w:rsidRPr="00C25E7E" w:rsidRDefault="008B122F" w:rsidP="008B122F">
      <w:pPr>
        <w:pStyle w:val="FootnoteText"/>
      </w:pPr>
      <w:r>
        <w:rPr>
          <w:rStyle w:val="FootnoteReference"/>
        </w:rPr>
        <w:footnoteRef/>
      </w:r>
      <w:r>
        <w:t xml:space="preserve"> Standing Panel on Impact Assessment (SPIA)</w:t>
      </w:r>
    </w:p>
  </w:footnote>
</w:footnotes>
</file>

<file path=word/intelligence2.xml><?xml version="1.0" encoding="utf-8"?>
<int2:intelligence xmlns:int2="http://schemas.microsoft.com/office/intelligence/2020/intelligence" xmlns:oel="http://schemas.microsoft.com/office/2019/extlst">
  <int2:observations>
    <int2:bookmark int2:bookmarkName="_Int_XdyEyxcZ" int2:invalidationBookmarkName="" int2:hashCode="gp4DRGjAt0xG28" int2:id="uki9cu4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2DD"/>
    <w:multiLevelType w:val="hybridMultilevel"/>
    <w:tmpl w:val="D0DC48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A2440FF"/>
    <w:multiLevelType w:val="hybridMultilevel"/>
    <w:tmpl w:val="168C5994"/>
    <w:lvl w:ilvl="0" w:tplc="F03AA240">
      <w:start w:val="1"/>
      <w:numFmt w:val="decimal"/>
      <w:pStyle w:val="Heading2"/>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F439A"/>
    <w:multiLevelType w:val="hybridMultilevel"/>
    <w:tmpl w:val="8432F262"/>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0FDE7CAE"/>
    <w:multiLevelType w:val="hybridMultilevel"/>
    <w:tmpl w:val="082AB79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12445FEE"/>
    <w:multiLevelType w:val="hybridMultilevel"/>
    <w:tmpl w:val="7DE681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307142"/>
    <w:multiLevelType w:val="hybridMultilevel"/>
    <w:tmpl w:val="E470268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7A95FA1"/>
    <w:multiLevelType w:val="hybridMultilevel"/>
    <w:tmpl w:val="101AF194"/>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7AE1BA0"/>
    <w:multiLevelType w:val="hybridMultilevel"/>
    <w:tmpl w:val="EEBA0F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EE456E3"/>
    <w:multiLevelType w:val="hybridMultilevel"/>
    <w:tmpl w:val="CAFE24A0"/>
    <w:lvl w:ilvl="0" w:tplc="68829B3E">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22F837C1"/>
    <w:multiLevelType w:val="hybridMultilevel"/>
    <w:tmpl w:val="F6FE03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DE60454"/>
    <w:multiLevelType w:val="hybridMultilevel"/>
    <w:tmpl w:val="7DE681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57B7009"/>
    <w:multiLevelType w:val="hybridMultilevel"/>
    <w:tmpl w:val="C748CBEE"/>
    <w:lvl w:ilvl="0" w:tplc="EBF84588">
      <w:start w:val="1"/>
      <w:numFmt w:val="decimal"/>
      <w:lvlText w:val="%1."/>
      <w:lvlJc w:val="left"/>
      <w:pPr>
        <w:ind w:left="360" w:hanging="360"/>
      </w:pPr>
      <w:rPr>
        <w:i/>
        <w:iCs/>
        <w:color w:val="3A7C22" w:themeColor="accent6" w:themeShade="BF"/>
      </w:rPr>
    </w:lvl>
    <w:lvl w:ilvl="1" w:tplc="34090019">
      <w:start w:val="1"/>
      <w:numFmt w:val="lowerLetter"/>
      <w:lvlText w:val="%2."/>
      <w:lvlJc w:val="left"/>
      <w:pPr>
        <w:ind w:left="1080" w:hanging="360"/>
      </w:pPr>
    </w:lvl>
    <w:lvl w:ilvl="2" w:tplc="3409001B">
      <w:start w:val="1"/>
      <w:numFmt w:val="lowerRoman"/>
      <w:lvlText w:val="%3."/>
      <w:lvlJc w:val="right"/>
      <w:pPr>
        <w:ind w:left="1800" w:hanging="180"/>
      </w:pPr>
    </w:lvl>
    <w:lvl w:ilvl="3" w:tplc="3409000F">
      <w:start w:val="1"/>
      <w:numFmt w:val="decimal"/>
      <w:lvlText w:val="%4."/>
      <w:lvlJc w:val="left"/>
      <w:pPr>
        <w:ind w:left="2520" w:hanging="360"/>
      </w:pPr>
    </w:lvl>
    <w:lvl w:ilvl="4" w:tplc="34090019">
      <w:start w:val="1"/>
      <w:numFmt w:val="lowerLetter"/>
      <w:lvlText w:val="%5."/>
      <w:lvlJc w:val="left"/>
      <w:pPr>
        <w:ind w:left="3240" w:hanging="360"/>
      </w:pPr>
    </w:lvl>
    <w:lvl w:ilvl="5" w:tplc="3409001B">
      <w:start w:val="1"/>
      <w:numFmt w:val="lowerRoman"/>
      <w:lvlText w:val="%6."/>
      <w:lvlJc w:val="right"/>
      <w:pPr>
        <w:ind w:left="3960" w:hanging="180"/>
      </w:pPr>
    </w:lvl>
    <w:lvl w:ilvl="6" w:tplc="3409000F">
      <w:start w:val="1"/>
      <w:numFmt w:val="decimal"/>
      <w:lvlText w:val="%7."/>
      <w:lvlJc w:val="left"/>
      <w:pPr>
        <w:ind w:left="4680" w:hanging="360"/>
      </w:pPr>
    </w:lvl>
    <w:lvl w:ilvl="7" w:tplc="34090019">
      <w:start w:val="1"/>
      <w:numFmt w:val="lowerLetter"/>
      <w:lvlText w:val="%8."/>
      <w:lvlJc w:val="left"/>
      <w:pPr>
        <w:ind w:left="5400" w:hanging="360"/>
      </w:pPr>
    </w:lvl>
    <w:lvl w:ilvl="8" w:tplc="3409001B">
      <w:start w:val="1"/>
      <w:numFmt w:val="lowerRoman"/>
      <w:lvlText w:val="%9."/>
      <w:lvlJc w:val="right"/>
      <w:pPr>
        <w:ind w:left="6120" w:hanging="180"/>
      </w:pPr>
    </w:lvl>
  </w:abstractNum>
  <w:abstractNum w:abstractNumId="12" w15:restartNumberingAfterBreak="0">
    <w:nsid w:val="366C7EC0"/>
    <w:multiLevelType w:val="hybridMultilevel"/>
    <w:tmpl w:val="F21A988C"/>
    <w:lvl w:ilvl="0" w:tplc="3409000F">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3" w15:restartNumberingAfterBreak="0">
    <w:nsid w:val="394C47F5"/>
    <w:multiLevelType w:val="hybridMultilevel"/>
    <w:tmpl w:val="808E4A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C122F71"/>
    <w:multiLevelType w:val="hybridMultilevel"/>
    <w:tmpl w:val="916C804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DD02175"/>
    <w:multiLevelType w:val="multilevel"/>
    <w:tmpl w:val="C378530E"/>
    <w:lvl w:ilvl="0">
      <w:start w:val="2"/>
      <w:numFmt w:val="decimal"/>
      <w:lvlText w:val="%1."/>
      <w:lvlJc w:val="left"/>
      <w:pPr>
        <w:ind w:left="360" w:hanging="360"/>
      </w:pPr>
      <w:rPr>
        <w:rFonts w:hint="default"/>
        <w:b/>
        <w:bCs/>
        <w:color w:val="0F4761"/>
        <w:sz w:val="28"/>
        <w:szCs w:val="28"/>
        <w:lang w:val="en-PH"/>
      </w:rPr>
    </w:lvl>
    <w:lvl w:ilvl="1">
      <w:start w:val="1"/>
      <w:numFmt w:val="lowerLetter"/>
      <w:lvlText w:val="14.%2."/>
      <w:lvlJc w:val="left"/>
      <w:pPr>
        <w:ind w:left="360" w:hanging="360"/>
      </w:pPr>
      <w:rPr>
        <w:rFonts w:hint="default"/>
        <w:i w:val="0"/>
        <w:iCs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3E836CEA"/>
    <w:multiLevelType w:val="hybridMultilevel"/>
    <w:tmpl w:val="5F7EBD4A"/>
    <w:lvl w:ilvl="0" w:tplc="47CA9DCC">
      <w:start w:val="1"/>
      <w:numFmt w:val="upperLetter"/>
      <w:lvlText w:val="%1."/>
      <w:lvlJc w:val="left"/>
      <w:pPr>
        <w:ind w:left="360" w:hanging="360"/>
      </w:pPr>
      <w:rPr>
        <w:rFonts w:hint="default"/>
        <w:b/>
        <w:color w:val="002060"/>
        <w:sz w:val="22"/>
        <w:szCs w:val="22"/>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3ED111E3"/>
    <w:multiLevelType w:val="hybridMultilevel"/>
    <w:tmpl w:val="B072A7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0705247"/>
    <w:multiLevelType w:val="hybridMultilevel"/>
    <w:tmpl w:val="8B6653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2A0245B"/>
    <w:multiLevelType w:val="hybridMultilevel"/>
    <w:tmpl w:val="771A7DD6"/>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AE3220"/>
    <w:multiLevelType w:val="hybridMultilevel"/>
    <w:tmpl w:val="2856C1DE"/>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1" w15:restartNumberingAfterBreak="0">
    <w:nsid w:val="4B8F77FB"/>
    <w:multiLevelType w:val="hybridMultilevel"/>
    <w:tmpl w:val="67C8EA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BEE3112"/>
    <w:multiLevelType w:val="hybridMultilevel"/>
    <w:tmpl w:val="09AC8FD8"/>
    <w:lvl w:ilvl="0" w:tplc="B3821E4E">
      <w:start w:val="1"/>
      <w:numFmt w:val="decimal"/>
      <w:lvlText w:val="%1."/>
      <w:lvlJc w:val="left"/>
      <w:pPr>
        <w:ind w:left="360" w:hanging="360"/>
      </w:pPr>
      <w:rPr>
        <w:rFonts w:hint="default"/>
        <w:b w:val="0"/>
        <w:bCs/>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D7B2256"/>
    <w:multiLevelType w:val="hybridMultilevel"/>
    <w:tmpl w:val="7DE681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ECF2212"/>
    <w:multiLevelType w:val="hybridMultilevel"/>
    <w:tmpl w:val="7160DFC0"/>
    <w:lvl w:ilvl="0" w:tplc="00E4A6C6">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84415E"/>
    <w:multiLevelType w:val="hybridMultilevel"/>
    <w:tmpl w:val="80A01C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F9C69D1"/>
    <w:multiLevelType w:val="hybridMultilevel"/>
    <w:tmpl w:val="9AE4A5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72C05AE"/>
    <w:multiLevelType w:val="hybridMultilevel"/>
    <w:tmpl w:val="04EABE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28428D5"/>
    <w:multiLevelType w:val="hybridMultilevel"/>
    <w:tmpl w:val="4942B830"/>
    <w:lvl w:ilvl="0" w:tplc="DC96EAB2">
      <w:start w:val="2024"/>
      <w:numFmt w:val="decimal"/>
      <w:lvlText w:val="%1"/>
      <w:lvlJc w:val="left"/>
      <w:pPr>
        <w:ind w:left="1120" w:hanging="7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46121A7"/>
    <w:multiLevelType w:val="hybridMultilevel"/>
    <w:tmpl w:val="2C146D72"/>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98099A"/>
    <w:multiLevelType w:val="hybridMultilevel"/>
    <w:tmpl w:val="2662C3F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EF875DD"/>
    <w:multiLevelType w:val="hybridMultilevel"/>
    <w:tmpl w:val="FE20B9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4040DA2"/>
    <w:multiLevelType w:val="hybridMultilevel"/>
    <w:tmpl w:val="DAC67770"/>
    <w:lvl w:ilvl="0" w:tplc="E45AFA88">
      <w:start w:val="1"/>
      <w:numFmt w:val="upperLetter"/>
      <w:lvlText w:val="%1."/>
      <w:lvlJc w:val="left"/>
      <w:pPr>
        <w:ind w:left="360" w:hanging="360"/>
      </w:pPr>
      <w:rPr>
        <w:rFonts w:hint="default"/>
        <w:b/>
        <w:sz w:val="24"/>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 w15:restartNumberingAfterBreak="0">
    <w:nsid w:val="7FB75212"/>
    <w:multiLevelType w:val="hybridMultilevel"/>
    <w:tmpl w:val="56FEB89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35768134">
    <w:abstractNumId w:val="5"/>
  </w:num>
  <w:num w:numId="2" w16cid:durableId="98262155">
    <w:abstractNumId w:val="6"/>
  </w:num>
  <w:num w:numId="3" w16cid:durableId="939679393">
    <w:abstractNumId w:val="20"/>
  </w:num>
  <w:num w:numId="4" w16cid:durableId="639382504">
    <w:abstractNumId w:val="15"/>
  </w:num>
  <w:num w:numId="5" w16cid:durableId="1043214451">
    <w:abstractNumId w:val="27"/>
  </w:num>
  <w:num w:numId="6" w16cid:durableId="1759518372">
    <w:abstractNumId w:val="10"/>
  </w:num>
  <w:num w:numId="7" w16cid:durableId="290408006">
    <w:abstractNumId w:val="9"/>
  </w:num>
  <w:num w:numId="8" w16cid:durableId="430245009">
    <w:abstractNumId w:val="30"/>
  </w:num>
  <w:num w:numId="9" w16cid:durableId="1890409692">
    <w:abstractNumId w:val="23"/>
  </w:num>
  <w:num w:numId="10" w16cid:durableId="2116899685">
    <w:abstractNumId w:val="4"/>
  </w:num>
  <w:num w:numId="11" w16cid:durableId="986973834">
    <w:abstractNumId w:val="29"/>
  </w:num>
  <w:num w:numId="12" w16cid:durableId="2022462894">
    <w:abstractNumId w:val="19"/>
  </w:num>
  <w:num w:numId="13" w16cid:durableId="1222524484">
    <w:abstractNumId w:val="12"/>
  </w:num>
  <w:num w:numId="14" w16cid:durableId="1577669163">
    <w:abstractNumId w:val="8"/>
  </w:num>
  <w:num w:numId="15" w16cid:durableId="1226574137">
    <w:abstractNumId w:val="33"/>
  </w:num>
  <w:num w:numId="16" w16cid:durableId="231357965">
    <w:abstractNumId w:val="14"/>
  </w:num>
  <w:num w:numId="17" w16cid:durableId="745688011">
    <w:abstractNumId w:val="32"/>
  </w:num>
  <w:num w:numId="18" w16cid:durableId="2079554503">
    <w:abstractNumId w:val="25"/>
  </w:num>
  <w:num w:numId="19" w16cid:durableId="442191176">
    <w:abstractNumId w:val="0"/>
  </w:num>
  <w:num w:numId="20" w16cid:durableId="1254626255">
    <w:abstractNumId w:val="7"/>
  </w:num>
  <w:num w:numId="21" w16cid:durableId="210001934">
    <w:abstractNumId w:val="26"/>
  </w:num>
  <w:num w:numId="22" w16cid:durableId="2000571175">
    <w:abstractNumId w:val="31"/>
  </w:num>
  <w:num w:numId="23" w16cid:durableId="94909300">
    <w:abstractNumId w:val="13"/>
  </w:num>
  <w:num w:numId="24" w16cid:durableId="223877883">
    <w:abstractNumId w:val="18"/>
  </w:num>
  <w:num w:numId="25" w16cid:durableId="1109665292">
    <w:abstractNumId w:val="21"/>
  </w:num>
  <w:num w:numId="26" w16cid:durableId="665942327">
    <w:abstractNumId w:val="3"/>
  </w:num>
  <w:num w:numId="27" w16cid:durableId="899367609">
    <w:abstractNumId w:val="16"/>
  </w:num>
  <w:num w:numId="28" w16cid:durableId="660933794">
    <w:abstractNumId w:val="22"/>
  </w:num>
  <w:num w:numId="29" w16cid:durableId="20368055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2264151">
    <w:abstractNumId w:val="17"/>
  </w:num>
  <w:num w:numId="31" w16cid:durableId="282733875">
    <w:abstractNumId w:val="2"/>
  </w:num>
  <w:num w:numId="32" w16cid:durableId="918448117">
    <w:abstractNumId w:val="28"/>
  </w:num>
  <w:num w:numId="33" w16cid:durableId="1014914316">
    <w:abstractNumId w:val="24"/>
  </w:num>
  <w:num w:numId="34" w16cid:durableId="1923757266">
    <w:abstractNumId w:val="1"/>
  </w:num>
  <w:num w:numId="35" w16cid:durableId="804468781">
    <w:abstractNumId w:val="15"/>
  </w:num>
  <w:num w:numId="36" w16cid:durableId="1734615703">
    <w:abstractNumId w:val="15"/>
  </w:num>
  <w:num w:numId="37" w16cid:durableId="385303544">
    <w:abstractNumId w:val="1"/>
  </w:num>
  <w:num w:numId="38" w16cid:durableId="554900720">
    <w:abstractNumId w:val="1"/>
  </w:num>
  <w:num w:numId="39" w16cid:durableId="1665624143">
    <w:abstractNumId w:val="1"/>
  </w:num>
  <w:num w:numId="40" w16cid:durableId="1714385069">
    <w:abstractNumId w:val="1"/>
  </w:num>
  <w:num w:numId="41" w16cid:durableId="1023094135">
    <w:abstractNumId w:val="1"/>
  </w:num>
  <w:num w:numId="42" w16cid:durableId="642926916">
    <w:abstractNumId w:val="1"/>
  </w:num>
  <w:num w:numId="43" w16cid:durableId="1483885136">
    <w:abstractNumId w:val="1"/>
  </w:num>
  <w:num w:numId="44" w16cid:durableId="1620138181">
    <w:abstractNumId w:val="1"/>
  </w:num>
  <w:num w:numId="45" w16cid:durableId="1748109880">
    <w:abstractNumId w:val="1"/>
  </w:num>
  <w:num w:numId="46" w16cid:durableId="1448816448">
    <w:abstractNumId w:val="1"/>
  </w:num>
  <w:num w:numId="47" w16cid:durableId="636303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3E"/>
    <w:rsid w:val="00002802"/>
    <w:rsid w:val="00002927"/>
    <w:rsid w:val="00003364"/>
    <w:rsid w:val="000036D3"/>
    <w:rsid w:val="00003820"/>
    <w:rsid w:val="0000383C"/>
    <w:rsid w:val="00004114"/>
    <w:rsid w:val="0000495C"/>
    <w:rsid w:val="0000560C"/>
    <w:rsid w:val="000059BC"/>
    <w:rsid w:val="000060E5"/>
    <w:rsid w:val="00006434"/>
    <w:rsid w:val="00006972"/>
    <w:rsid w:val="00006A43"/>
    <w:rsid w:val="0000738A"/>
    <w:rsid w:val="00010764"/>
    <w:rsid w:val="00011ABE"/>
    <w:rsid w:val="000121B2"/>
    <w:rsid w:val="000134FE"/>
    <w:rsid w:val="0001421C"/>
    <w:rsid w:val="00014321"/>
    <w:rsid w:val="00014F3B"/>
    <w:rsid w:val="0001763F"/>
    <w:rsid w:val="00017C43"/>
    <w:rsid w:val="00021148"/>
    <w:rsid w:val="00021AEB"/>
    <w:rsid w:val="000223D2"/>
    <w:rsid w:val="000225A6"/>
    <w:rsid w:val="00022810"/>
    <w:rsid w:val="00022C16"/>
    <w:rsid w:val="00023157"/>
    <w:rsid w:val="00023B36"/>
    <w:rsid w:val="00024ADE"/>
    <w:rsid w:val="00024D93"/>
    <w:rsid w:val="0002507C"/>
    <w:rsid w:val="000252CC"/>
    <w:rsid w:val="000255C1"/>
    <w:rsid w:val="00025F77"/>
    <w:rsid w:val="00026820"/>
    <w:rsid w:val="000275E3"/>
    <w:rsid w:val="0002770A"/>
    <w:rsid w:val="00027B07"/>
    <w:rsid w:val="00027D29"/>
    <w:rsid w:val="00027FCF"/>
    <w:rsid w:val="000300CE"/>
    <w:rsid w:val="00030561"/>
    <w:rsid w:val="0003093F"/>
    <w:rsid w:val="00030AF2"/>
    <w:rsid w:val="00031014"/>
    <w:rsid w:val="00033671"/>
    <w:rsid w:val="00034AB5"/>
    <w:rsid w:val="0003531A"/>
    <w:rsid w:val="00036958"/>
    <w:rsid w:val="00037B7A"/>
    <w:rsid w:val="00040B64"/>
    <w:rsid w:val="00040CB1"/>
    <w:rsid w:val="0004343E"/>
    <w:rsid w:val="00044F52"/>
    <w:rsid w:val="00045CF5"/>
    <w:rsid w:val="00046258"/>
    <w:rsid w:val="000467E4"/>
    <w:rsid w:val="0005118D"/>
    <w:rsid w:val="00051D45"/>
    <w:rsid w:val="0005235D"/>
    <w:rsid w:val="00052549"/>
    <w:rsid w:val="00052F61"/>
    <w:rsid w:val="00053163"/>
    <w:rsid w:val="0005405B"/>
    <w:rsid w:val="00054B0B"/>
    <w:rsid w:val="0005514F"/>
    <w:rsid w:val="00061686"/>
    <w:rsid w:val="000623C2"/>
    <w:rsid w:val="00062DB4"/>
    <w:rsid w:val="0006339F"/>
    <w:rsid w:val="00063835"/>
    <w:rsid w:val="00064B0C"/>
    <w:rsid w:val="00065AAC"/>
    <w:rsid w:val="00066275"/>
    <w:rsid w:val="00066B21"/>
    <w:rsid w:val="0006785F"/>
    <w:rsid w:val="00067B9A"/>
    <w:rsid w:val="00070962"/>
    <w:rsid w:val="00073AF7"/>
    <w:rsid w:val="00073C2F"/>
    <w:rsid w:val="000742AB"/>
    <w:rsid w:val="00074C16"/>
    <w:rsid w:val="00074EF1"/>
    <w:rsid w:val="000750A6"/>
    <w:rsid w:val="00075CAE"/>
    <w:rsid w:val="00075D88"/>
    <w:rsid w:val="00076C48"/>
    <w:rsid w:val="000772FC"/>
    <w:rsid w:val="00080EEF"/>
    <w:rsid w:val="00082329"/>
    <w:rsid w:val="000824B9"/>
    <w:rsid w:val="00083068"/>
    <w:rsid w:val="000854D4"/>
    <w:rsid w:val="00086B80"/>
    <w:rsid w:val="00087D58"/>
    <w:rsid w:val="00090B5E"/>
    <w:rsid w:val="00090D29"/>
    <w:rsid w:val="00091283"/>
    <w:rsid w:val="0009136D"/>
    <w:rsid w:val="00092415"/>
    <w:rsid w:val="0009288E"/>
    <w:rsid w:val="00092B55"/>
    <w:rsid w:val="000940CF"/>
    <w:rsid w:val="00094215"/>
    <w:rsid w:val="00094E13"/>
    <w:rsid w:val="00095FAD"/>
    <w:rsid w:val="000961A7"/>
    <w:rsid w:val="0009678A"/>
    <w:rsid w:val="00096C4F"/>
    <w:rsid w:val="00097821"/>
    <w:rsid w:val="000A0ECC"/>
    <w:rsid w:val="000A16B5"/>
    <w:rsid w:val="000A1799"/>
    <w:rsid w:val="000A234A"/>
    <w:rsid w:val="000A2F72"/>
    <w:rsid w:val="000A3668"/>
    <w:rsid w:val="000A3E93"/>
    <w:rsid w:val="000A47C6"/>
    <w:rsid w:val="000A4F19"/>
    <w:rsid w:val="000A543F"/>
    <w:rsid w:val="000A6647"/>
    <w:rsid w:val="000A73BE"/>
    <w:rsid w:val="000A7D99"/>
    <w:rsid w:val="000B05CB"/>
    <w:rsid w:val="000B0F21"/>
    <w:rsid w:val="000B2712"/>
    <w:rsid w:val="000B2FD7"/>
    <w:rsid w:val="000B3A0A"/>
    <w:rsid w:val="000B416C"/>
    <w:rsid w:val="000B5B28"/>
    <w:rsid w:val="000B7F5E"/>
    <w:rsid w:val="000C0899"/>
    <w:rsid w:val="000C09F9"/>
    <w:rsid w:val="000C0EAA"/>
    <w:rsid w:val="000C16BE"/>
    <w:rsid w:val="000C2C8C"/>
    <w:rsid w:val="000C323D"/>
    <w:rsid w:val="000C3FF4"/>
    <w:rsid w:val="000C4E9E"/>
    <w:rsid w:val="000C55D2"/>
    <w:rsid w:val="000C57F2"/>
    <w:rsid w:val="000C6ED8"/>
    <w:rsid w:val="000C769E"/>
    <w:rsid w:val="000D00D2"/>
    <w:rsid w:val="000D034F"/>
    <w:rsid w:val="000D2B15"/>
    <w:rsid w:val="000D2FB5"/>
    <w:rsid w:val="000D2FF7"/>
    <w:rsid w:val="000D4196"/>
    <w:rsid w:val="000D444D"/>
    <w:rsid w:val="000D4E7C"/>
    <w:rsid w:val="000D6191"/>
    <w:rsid w:val="000D7440"/>
    <w:rsid w:val="000D75D4"/>
    <w:rsid w:val="000E1426"/>
    <w:rsid w:val="000E1C6D"/>
    <w:rsid w:val="000E1D47"/>
    <w:rsid w:val="000E2958"/>
    <w:rsid w:val="000E30AF"/>
    <w:rsid w:val="000E33C3"/>
    <w:rsid w:val="000E50D4"/>
    <w:rsid w:val="000E5768"/>
    <w:rsid w:val="000E5E8A"/>
    <w:rsid w:val="000E62E4"/>
    <w:rsid w:val="000E6D90"/>
    <w:rsid w:val="000E726E"/>
    <w:rsid w:val="000F02AC"/>
    <w:rsid w:val="000F0658"/>
    <w:rsid w:val="000F0BDD"/>
    <w:rsid w:val="000F0C8A"/>
    <w:rsid w:val="000F0F21"/>
    <w:rsid w:val="000F1008"/>
    <w:rsid w:val="000F12BC"/>
    <w:rsid w:val="000F2B83"/>
    <w:rsid w:val="000F2C6E"/>
    <w:rsid w:val="000F318A"/>
    <w:rsid w:val="000F356C"/>
    <w:rsid w:val="000F411E"/>
    <w:rsid w:val="000F44A1"/>
    <w:rsid w:val="000F496E"/>
    <w:rsid w:val="000F4BDC"/>
    <w:rsid w:val="000F533D"/>
    <w:rsid w:val="000F6757"/>
    <w:rsid w:val="000F68E8"/>
    <w:rsid w:val="000F6F2F"/>
    <w:rsid w:val="00100DFC"/>
    <w:rsid w:val="001019FF"/>
    <w:rsid w:val="00101E23"/>
    <w:rsid w:val="00102365"/>
    <w:rsid w:val="00102B7B"/>
    <w:rsid w:val="0010358D"/>
    <w:rsid w:val="001036ED"/>
    <w:rsid w:val="00103A48"/>
    <w:rsid w:val="001047EF"/>
    <w:rsid w:val="00104B6D"/>
    <w:rsid w:val="00105395"/>
    <w:rsid w:val="00105A37"/>
    <w:rsid w:val="00106E69"/>
    <w:rsid w:val="0010741C"/>
    <w:rsid w:val="00110EE2"/>
    <w:rsid w:val="0011288F"/>
    <w:rsid w:val="00114532"/>
    <w:rsid w:val="00114616"/>
    <w:rsid w:val="001146C2"/>
    <w:rsid w:val="0011473C"/>
    <w:rsid w:val="00114874"/>
    <w:rsid w:val="00115DEE"/>
    <w:rsid w:val="00115F8D"/>
    <w:rsid w:val="00117158"/>
    <w:rsid w:val="00117276"/>
    <w:rsid w:val="00120657"/>
    <w:rsid w:val="00122F48"/>
    <w:rsid w:val="00123B48"/>
    <w:rsid w:val="0012413C"/>
    <w:rsid w:val="00124503"/>
    <w:rsid w:val="00125342"/>
    <w:rsid w:val="00125A33"/>
    <w:rsid w:val="00126EF3"/>
    <w:rsid w:val="00127A07"/>
    <w:rsid w:val="0013084E"/>
    <w:rsid w:val="00130B9E"/>
    <w:rsid w:val="00131737"/>
    <w:rsid w:val="00131806"/>
    <w:rsid w:val="00131978"/>
    <w:rsid w:val="00132139"/>
    <w:rsid w:val="00132DC2"/>
    <w:rsid w:val="00134A97"/>
    <w:rsid w:val="00135BC7"/>
    <w:rsid w:val="0013654A"/>
    <w:rsid w:val="0013734E"/>
    <w:rsid w:val="00137600"/>
    <w:rsid w:val="00141666"/>
    <w:rsid w:val="001425F4"/>
    <w:rsid w:val="001428A8"/>
    <w:rsid w:val="00143422"/>
    <w:rsid w:val="0014433A"/>
    <w:rsid w:val="00144525"/>
    <w:rsid w:val="00144C71"/>
    <w:rsid w:val="00146180"/>
    <w:rsid w:val="00146A68"/>
    <w:rsid w:val="00146E99"/>
    <w:rsid w:val="00147A21"/>
    <w:rsid w:val="00150156"/>
    <w:rsid w:val="00154AEA"/>
    <w:rsid w:val="00154BEB"/>
    <w:rsid w:val="00155527"/>
    <w:rsid w:val="00155CEB"/>
    <w:rsid w:val="00155F7B"/>
    <w:rsid w:val="00156DA8"/>
    <w:rsid w:val="001570D0"/>
    <w:rsid w:val="0015750E"/>
    <w:rsid w:val="00157F68"/>
    <w:rsid w:val="00160E27"/>
    <w:rsid w:val="0016246F"/>
    <w:rsid w:val="00162744"/>
    <w:rsid w:val="0016323E"/>
    <w:rsid w:val="00163330"/>
    <w:rsid w:val="001633CD"/>
    <w:rsid w:val="001645F3"/>
    <w:rsid w:val="00164ED0"/>
    <w:rsid w:val="00164EFD"/>
    <w:rsid w:val="001719E6"/>
    <w:rsid w:val="00172E21"/>
    <w:rsid w:val="00173779"/>
    <w:rsid w:val="00174CDD"/>
    <w:rsid w:val="00174D54"/>
    <w:rsid w:val="001767AC"/>
    <w:rsid w:val="00177D0E"/>
    <w:rsid w:val="00181A17"/>
    <w:rsid w:val="00181A89"/>
    <w:rsid w:val="00181F84"/>
    <w:rsid w:val="001823F3"/>
    <w:rsid w:val="00183586"/>
    <w:rsid w:val="00183EA5"/>
    <w:rsid w:val="00185647"/>
    <w:rsid w:val="0018670C"/>
    <w:rsid w:val="00187254"/>
    <w:rsid w:val="001907DF"/>
    <w:rsid w:val="001909C9"/>
    <w:rsid w:val="00190D9F"/>
    <w:rsid w:val="00190DBB"/>
    <w:rsid w:val="001911EC"/>
    <w:rsid w:val="0019270E"/>
    <w:rsid w:val="0019333D"/>
    <w:rsid w:val="00193D4C"/>
    <w:rsid w:val="00193E1F"/>
    <w:rsid w:val="00194198"/>
    <w:rsid w:val="00196038"/>
    <w:rsid w:val="001A0B19"/>
    <w:rsid w:val="001A188C"/>
    <w:rsid w:val="001A26D2"/>
    <w:rsid w:val="001A281E"/>
    <w:rsid w:val="001A2D9F"/>
    <w:rsid w:val="001A3633"/>
    <w:rsid w:val="001A40EF"/>
    <w:rsid w:val="001A4932"/>
    <w:rsid w:val="001A5D6C"/>
    <w:rsid w:val="001A70A6"/>
    <w:rsid w:val="001B1D61"/>
    <w:rsid w:val="001B27EA"/>
    <w:rsid w:val="001B4917"/>
    <w:rsid w:val="001B4A1A"/>
    <w:rsid w:val="001B5181"/>
    <w:rsid w:val="001B6537"/>
    <w:rsid w:val="001B71FF"/>
    <w:rsid w:val="001B7FD3"/>
    <w:rsid w:val="001C01D9"/>
    <w:rsid w:val="001C07AE"/>
    <w:rsid w:val="001C1C04"/>
    <w:rsid w:val="001C24E9"/>
    <w:rsid w:val="001C2D9C"/>
    <w:rsid w:val="001C2ED9"/>
    <w:rsid w:val="001C45F3"/>
    <w:rsid w:val="001C68C1"/>
    <w:rsid w:val="001C6C2E"/>
    <w:rsid w:val="001C7BF3"/>
    <w:rsid w:val="001D021C"/>
    <w:rsid w:val="001D08D9"/>
    <w:rsid w:val="001D24B8"/>
    <w:rsid w:val="001D471D"/>
    <w:rsid w:val="001D4CD2"/>
    <w:rsid w:val="001D4DBF"/>
    <w:rsid w:val="001D52F8"/>
    <w:rsid w:val="001D5429"/>
    <w:rsid w:val="001D58A4"/>
    <w:rsid w:val="001D7F6F"/>
    <w:rsid w:val="001E0449"/>
    <w:rsid w:val="001E16ED"/>
    <w:rsid w:val="001E228B"/>
    <w:rsid w:val="001E47ED"/>
    <w:rsid w:val="001E53B1"/>
    <w:rsid w:val="001E674A"/>
    <w:rsid w:val="001E6A65"/>
    <w:rsid w:val="001E6D1D"/>
    <w:rsid w:val="001E75D5"/>
    <w:rsid w:val="001E783F"/>
    <w:rsid w:val="001F0222"/>
    <w:rsid w:val="001F0602"/>
    <w:rsid w:val="001F08DB"/>
    <w:rsid w:val="001F117D"/>
    <w:rsid w:val="001F1627"/>
    <w:rsid w:val="001F1A07"/>
    <w:rsid w:val="001F3E66"/>
    <w:rsid w:val="001F4107"/>
    <w:rsid w:val="001F42EB"/>
    <w:rsid w:val="001F43F1"/>
    <w:rsid w:val="001F643C"/>
    <w:rsid w:val="001F677E"/>
    <w:rsid w:val="001F69E5"/>
    <w:rsid w:val="001F7746"/>
    <w:rsid w:val="0020009F"/>
    <w:rsid w:val="002007C2"/>
    <w:rsid w:val="0020268E"/>
    <w:rsid w:val="00202C0E"/>
    <w:rsid w:val="00203677"/>
    <w:rsid w:val="0020567C"/>
    <w:rsid w:val="00206F1F"/>
    <w:rsid w:val="00207BA2"/>
    <w:rsid w:val="00207FBE"/>
    <w:rsid w:val="00210A12"/>
    <w:rsid w:val="00210BB8"/>
    <w:rsid w:val="00213192"/>
    <w:rsid w:val="00213D3C"/>
    <w:rsid w:val="00216D99"/>
    <w:rsid w:val="0021704E"/>
    <w:rsid w:val="0021779E"/>
    <w:rsid w:val="00217E5B"/>
    <w:rsid w:val="002201EA"/>
    <w:rsid w:val="00221B85"/>
    <w:rsid w:val="00222A27"/>
    <w:rsid w:val="00222B04"/>
    <w:rsid w:val="00222DBC"/>
    <w:rsid w:val="00225384"/>
    <w:rsid w:val="0022575F"/>
    <w:rsid w:val="002261BE"/>
    <w:rsid w:val="00227D0F"/>
    <w:rsid w:val="00227DC3"/>
    <w:rsid w:val="00231571"/>
    <w:rsid w:val="00231CAB"/>
    <w:rsid w:val="00231F6E"/>
    <w:rsid w:val="00232CAF"/>
    <w:rsid w:val="00234F4B"/>
    <w:rsid w:val="00236182"/>
    <w:rsid w:val="002361EB"/>
    <w:rsid w:val="00236EF6"/>
    <w:rsid w:val="002375D3"/>
    <w:rsid w:val="00237758"/>
    <w:rsid w:val="00237DFE"/>
    <w:rsid w:val="0024130C"/>
    <w:rsid w:val="002413F7"/>
    <w:rsid w:val="0024153C"/>
    <w:rsid w:val="0024523F"/>
    <w:rsid w:val="002455CE"/>
    <w:rsid w:val="00245DCE"/>
    <w:rsid w:val="002463A1"/>
    <w:rsid w:val="00246809"/>
    <w:rsid w:val="00246951"/>
    <w:rsid w:val="00246BAF"/>
    <w:rsid w:val="00247592"/>
    <w:rsid w:val="00247E39"/>
    <w:rsid w:val="0025002B"/>
    <w:rsid w:val="002500D5"/>
    <w:rsid w:val="00250CCE"/>
    <w:rsid w:val="00251B38"/>
    <w:rsid w:val="00251C7F"/>
    <w:rsid w:val="00252F12"/>
    <w:rsid w:val="00255ADD"/>
    <w:rsid w:val="002568EF"/>
    <w:rsid w:val="0025702A"/>
    <w:rsid w:val="00257F67"/>
    <w:rsid w:val="00260629"/>
    <w:rsid w:val="00260834"/>
    <w:rsid w:val="00261B30"/>
    <w:rsid w:val="0026291F"/>
    <w:rsid w:val="002632AC"/>
    <w:rsid w:val="002637B9"/>
    <w:rsid w:val="002642C2"/>
    <w:rsid w:val="00264F2A"/>
    <w:rsid w:val="00265182"/>
    <w:rsid w:val="002653C8"/>
    <w:rsid w:val="00265B3C"/>
    <w:rsid w:val="0026680F"/>
    <w:rsid w:val="002669FB"/>
    <w:rsid w:val="00266DD4"/>
    <w:rsid w:val="00266E87"/>
    <w:rsid w:val="00267341"/>
    <w:rsid w:val="0026740B"/>
    <w:rsid w:val="002676D9"/>
    <w:rsid w:val="0027097D"/>
    <w:rsid w:val="00270F2A"/>
    <w:rsid w:val="00270F89"/>
    <w:rsid w:val="00272033"/>
    <w:rsid w:val="0027230A"/>
    <w:rsid w:val="002736A0"/>
    <w:rsid w:val="0027378B"/>
    <w:rsid w:val="00273C0A"/>
    <w:rsid w:val="0027414A"/>
    <w:rsid w:val="002757E2"/>
    <w:rsid w:val="002804A7"/>
    <w:rsid w:val="00280C38"/>
    <w:rsid w:val="002815DF"/>
    <w:rsid w:val="00281876"/>
    <w:rsid w:val="0028369E"/>
    <w:rsid w:val="00283CE9"/>
    <w:rsid w:val="00284004"/>
    <w:rsid w:val="0028485B"/>
    <w:rsid w:val="002849C9"/>
    <w:rsid w:val="00286348"/>
    <w:rsid w:val="00290ECD"/>
    <w:rsid w:val="0029180B"/>
    <w:rsid w:val="002937A1"/>
    <w:rsid w:val="0029754B"/>
    <w:rsid w:val="0029797E"/>
    <w:rsid w:val="00297A95"/>
    <w:rsid w:val="00297BBB"/>
    <w:rsid w:val="00297F31"/>
    <w:rsid w:val="002A0A00"/>
    <w:rsid w:val="002A0D56"/>
    <w:rsid w:val="002A0FD8"/>
    <w:rsid w:val="002A110F"/>
    <w:rsid w:val="002A1A2D"/>
    <w:rsid w:val="002A1C5A"/>
    <w:rsid w:val="002A286C"/>
    <w:rsid w:val="002A3E15"/>
    <w:rsid w:val="002A490C"/>
    <w:rsid w:val="002A5103"/>
    <w:rsid w:val="002A5A92"/>
    <w:rsid w:val="002A5F08"/>
    <w:rsid w:val="002A7D3F"/>
    <w:rsid w:val="002B2508"/>
    <w:rsid w:val="002B2778"/>
    <w:rsid w:val="002B2A2B"/>
    <w:rsid w:val="002B41BE"/>
    <w:rsid w:val="002B5252"/>
    <w:rsid w:val="002B5B0D"/>
    <w:rsid w:val="002B5FEE"/>
    <w:rsid w:val="002B6F0A"/>
    <w:rsid w:val="002B6FF6"/>
    <w:rsid w:val="002B79F5"/>
    <w:rsid w:val="002C032F"/>
    <w:rsid w:val="002C0896"/>
    <w:rsid w:val="002C0FD0"/>
    <w:rsid w:val="002C17A8"/>
    <w:rsid w:val="002C1D16"/>
    <w:rsid w:val="002C1D61"/>
    <w:rsid w:val="002C30FC"/>
    <w:rsid w:val="002C3942"/>
    <w:rsid w:val="002C4393"/>
    <w:rsid w:val="002C4E5E"/>
    <w:rsid w:val="002C5800"/>
    <w:rsid w:val="002C6279"/>
    <w:rsid w:val="002C7009"/>
    <w:rsid w:val="002C7472"/>
    <w:rsid w:val="002C770E"/>
    <w:rsid w:val="002C7E04"/>
    <w:rsid w:val="002C7F4F"/>
    <w:rsid w:val="002D093F"/>
    <w:rsid w:val="002D0AF9"/>
    <w:rsid w:val="002D0EFA"/>
    <w:rsid w:val="002D1216"/>
    <w:rsid w:val="002D15FF"/>
    <w:rsid w:val="002D1B1A"/>
    <w:rsid w:val="002D2E42"/>
    <w:rsid w:val="002D405D"/>
    <w:rsid w:val="002D4660"/>
    <w:rsid w:val="002D5F58"/>
    <w:rsid w:val="002D6771"/>
    <w:rsid w:val="002E0336"/>
    <w:rsid w:val="002E0AB1"/>
    <w:rsid w:val="002E0B1D"/>
    <w:rsid w:val="002E1705"/>
    <w:rsid w:val="002E2025"/>
    <w:rsid w:val="002E355E"/>
    <w:rsid w:val="002E3D07"/>
    <w:rsid w:val="002E3DD4"/>
    <w:rsid w:val="002E4678"/>
    <w:rsid w:val="002E4D48"/>
    <w:rsid w:val="002E4EA5"/>
    <w:rsid w:val="002E56F5"/>
    <w:rsid w:val="002E7016"/>
    <w:rsid w:val="002E704A"/>
    <w:rsid w:val="002E7D4F"/>
    <w:rsid w:val="002F02E5"/>
    <w:rsid w:val="002F184D"/>
    <w:rsid w:val="002F2540"/>
    <w:rsid w:val="002F31B5"/>
    <w:rsid w:val="002F3490"/>
    <w:rsid w:val="002F408A"/>
    <w:rsid w:val="002F48AD"/>
    <w:rsid w:val="002F560C"/>
    <w:rsid w:val="002F5D86"/>
    <w:rsid w:val="002F62FF"/>
    <w:rsid w:val="002F7658"/>
    <w:rsid w:val="002F7AC5"/>
    <w:rsid w:val="00301D7C"/>
    <w:rsid w:val="0030214B"/>
    <w:rsid w:val="00302533"/>
    <w:rsid w:val="003028E2"/>
    <w:rsid w:val="00303FE9"/>
    <w:rsid w:val="00303FF0"/>
    <w:rsid w:val="003046EA"/>
    <w:rsid w:val="003064A2"/>
    <w:rsid w:val="00306702"/>
    <w:rsid w:val="003067E7"/>
    <w:rsid w:val="00307C1D"/>
    <w:rsid w:val="003100B3"/>
    <w:rsid w:val="00310D2D"/>
    <w:rsid w:val="003116D6"/>
    <w:rsid w:val="00311985"/>
    <w:rsid w:val="00311E3B"/>
    <w:rsid w:val="00311FC7"/>
    <w:rsid w:val="00312017"/>
    <w:rsid w:val="00312921"/>
    <w:rsid w:val="003132C1"/>
    <w:rsid w:val="003158D1"/>
    <w:rsid w:val="00315EDE"/>
    <w:rsid w:val="0031659C"/>
    <w:rsid w:val="00316E07"/>
    <w:rsid w:val="00317BC7"/>
    <w:rsid w:val="00320059"/>
    <w:rsid w:val="0032048E"/>
    <w:rsid w:val="003207A8"/>
    <w:rsid w:val="00320CE0"/>
    <w:rsid w:val="003214C0"/>
    <w:rsid w:val="00321D2E"/>
    <w:rsid w:val="00322D5B"/>
    <w:rsid w:val="003235A9"/>
    <w:rsid w:val="003237C7"/>
    <w:rsid w:val="003240CF"/>
    <w:rsid w:val="00326240"/>
    <w:rsid w:val="003264D8"/>
    <w:rsid w:val="00330DE7"/>
    <w:rsid w:val="00331006"/>
    <w:rsid w:val="00331CA3"/>
    <w:rsid w:val="00333732"/>
    <w:rsid w:val="00334BA1"/>
    <w:rsid w:val="003374E3"/>
    <w:rsid w:val="00337BEA"/>
    <w:rsid w:val="00337BF5"/>
    <w:rsid w:val="00340072"/>
    <w:rsid w:val="00340489"/>
    <w:rsid w:val="00340F0E"/>
    <w:rsid w:val="00341340"/>
    <w:rsid w:val="003423D4"/>
    <w:rsid w:val="00342DC0"/>
    <w:rsid w:val="00343672"/>
    <w:rsid w:val="00343E63"/>
    <w:rsid w:val="0034428C"/>
    <w:rsid w:val="003452F1"/>
    <w:rsid w:val="003479B4"/>
    <w:rsid w:val="003479EB"/>
    <w:rsid w:val="0035057A"/>
    <w:rsid w:val="00350A3C"/>
    <w:rsid w:val="003511A9"/>
    <w:rsid w:val="003540B9"/>
    <w:rsid w:val="003540EC"/>
    <w:rsid w:val="0035484B"/>
    <w:rsid w:val="00355FA4"/>
    <w:rsid w:val="003636DC"/>
    <w:rsid w:val="003647E2"/>
    <w:rsid w:val="00364F20"/>
    <w:rsid w:val="0036554C"/>
    <w:rsid w:val="0036579B"/>
    <w:rsid w:val="003678C6"/>
    <w:rsid w:val="00371697"/>
    <w:rsid w:val="003717E8"/>
    <w:rsid w:val="00372557"/>
    <w:rsid w:val="003737C3"/>
    <w:rsid w:val="00373F85"/>
    <w:rsid w:val="003740CC"/>
    <w:rsid w:val="00374691"/>
    <w:rsid w:val="003766E5"/>
    <w:rsid w:val="003775B3"/>
    <w:rsid w:val="00377F2D"/>
    <w:rsid w:val="00380B11"/>
    <w:rsid w:val="00380EA6"/>
    <w:rsid w:val="003820EC"/>
    <w:rsid w:val="00382FB1"/>
    <w:rsid w:val="00384597"/>
    <w:rsid w:val="00384ADA"/>
    <w:rsid w:val="00385003"/>
    <w:rsid w:val="00385D97"/>
    <w:rsid w:val="00386E1C"/>
    <w:rsid w:val="0039286E"/>
    <w:rsid w:val="003929E8"/>
    <w:rsid w:val="003930C5"/>
    <w:rsid w:val="0039366B"/>
    <w:rsid w:val="00393A92"/>
    <w:rsid w:val="00393D6D"/>
    <w:rsid w:val="00394B20"/>
    <w:rsid w:val="00396602"/>
    <w:rsid w:val="00396E22"/>
    <w:rsid w:val="00397739"/>
    <w:rsid w:val="00397B7F"/>
    <w:rsid w:val="003A0020"/>
    <w:rsid w:val="003A0B2D"/>
    <w:rsid w:val="003A0E3D"/>
    <w:rsid w:val="003A0F56"/>
    <w:rsid w:val="003A1822"/>
    <w:rsid w:val="003A3539"/>
    <w:rsid w:val="003A5F1A"/>
    <w:rsid w:val="003A5F71"/>
    <w:rsid w:val="003A70B9"/>
    <w:rsid w:val="003A761F"/>
    <w:rsid w:val="003A77F2"/>
    <w:rsid w:val="003B0911"/>
    <w:rsid w:val="003B16EA"/>
    <w:rsid w:val="003B1815"/>
    <w:rsid w:val="003B23F9"/>
    <w:rsid w:val="003B2DE1"/>
    <w:rsid w:val="003B3276"/>
    <w:rsid w:val="003B36AE"/>
    <w:rsid w:val="003B3771"/>
    <w:rsid w:val="003B4EBB"/>
    <w:rsid w:val="003B5A22"/>
    <w:rsid w:val="003B6308"/>
    <w:rsid w:val="003B66F4"/>
    <w:rsid w:val="003B6C2A"/>
    <w:rsid w:val="003B7172"/>
    <w:rsid w:val="003C0479"/>
    <w:rsid w:val="003C06CB"/>
    <w:rsid w:val="003C0815"/>
    <w:rsid w:val="003C0C12"/>
    <w:rsid w:val="003C1C62"/>
    <w:rsid w:val="003C2B35"/>
    <w:rsid w:val="003C2D00"/>
    <w:rsid w:val="003C38E4"/>
    <w:rsid w:val="003C4428"/>
    <w:rsid w:val="003C653C"/>
    <w:rsid w:val="003C6BCC"/>
    <w:rsid w:val="003C7428"/>
    <w:rsid w:val="003D0D8B"/>
    <w:rsid w:val="003D2B09"/>
    <w:rsid w:val="003D3A49"/>
    <w:rsid w:val="003D3BF6"/>
    <w:rsid w:val="003D4D00"/>
    <w:rsid w:val="003D6148"/>
    <w:rsid w:val="003D6B62"/>
    <w:rsid w:val="003D6DD4"/>
    <w:rsid w:val="003D7ADF"/>
    <w:rsid w:val="003D7CFA"/>
    <w:rsid w:val="003E00E2"/>
    <w:rsid w:val="003E0478"/>
    <w:rsid w:val="003E04B2"/>
    <w:rsid w:val="003E0EC4"/>
    <w:rsid w:val="003E1056"/>
    <w:rsid w:val="003E1F1E"/>
    <w:rsid w:val="003E3A89"/>
    <w:rsid w:val="003E3C72"/>
    <w:rsid w:val="003E432C"/>
    <w:rsid w:val="003F0783"/>
    <w:rsid w:val="003F0C7C"/>
    <w:rsid w:val="003F2281"/>
    <w:rsid w:val="003F437C"/>
    <w:rsid w:val="003F5C24"/>
    <w:rsid w:val="003F7A34"/>
    <w:rsid w:val="003F7AB2"/>
    <w:rsid w:val="004000B8"/>
    <w:rsid w:val="00400494"/>
    <w:rsid w:val="004006EE"/>
    <w:rsid w:val="00400EA0"/>
    <w:rsid w:val="004013F8"/>
    <w:rsid w:val="00401666"/>
    <w:rsid w:val="004020C8"/>
    <w:rsid w:val="004021B1"/>
    <w:rsid w:val="004022FE"/>
    <w:rsid w:val="004027E9"/>
    <w:rsid w:val="00403960"/>
    <w:rsid w:val="00404A03"/>
    <w:rsid w:val="0040574E"/>
    <w:rsid w:val="00406332"/>
    <w:rsid w:val="00411A2D"/>
    <w:rsid w:val="004125E3"/>
    <w:rsid w:val="00412D00"/>
    <w:rsid w:val="0041304A"/>
    <w:rsid w:val="004152FD"/>
    <w:rsid w:val="004159B7"/>
    <w:rsid w:val="00415FDA"/>
    <w:rsid w:val="00417C2A"/>
    <w:rsid w:val="0042101E"/>
    <w:rsid w:val="00421695"/>
    <w:rsid w:val="00422075"/>
    <w:rsid w:val="00422CDC"/>
    <w:rsid w:val="00422EE8"/>
    <w:rsid w:val="00423961"/>
    <w:rsid w:val="0042406A"/>
    <w:rsid w:val="0042645B"/>
    <w:rsid w:val="004268C0"/>
    <w:rsid w:val="004275A9"/>
    <w:rsid w:val="004311B6"/>
    <w:rsid w:val="00431B58"/>
    <w:rsid w:val="004339E9"/>
    <w:rsid w:val="004363CF"/>
    <w:rsid w:val="00436573"/>
    <w:rsid w:val="00436A12"/>
    <w:rsid w:val="00437A86"/>
    <w:rsid w:val="0044006D"/>
    <w:rsid w:val="00440275"/>
    <w:rsid w:val="0044063F"/>
    <w:rsid w:val="004410F6"/>
    <w:rsid w:val="0044120A"/>
    <w:rsid w:val="0044254C"/>
    <w:rsid w:val="004438B2"/>
    <w:rsid w:val="004440AC"/>
    <w:rsid w:val="004446F7"/>
    <w:rsid w:val="0044491A"/>
    <w:rsid w:val="00444FFD"/>
    <w:rsid w:val="004457EF"/>
    <w:rsid w:val="00446E78"/>
    <w:rsid w:val="004470C9"/>
    <w:rsid w:val="004502C5"/>
    <w:rsid w:val="004508CF"/>
    <w:rsid w:val="0045097F"/>
    <w:rsid w:val="0045145B"/>
    <w:rsid w:val="004519FB"/>
    <w:rsid w:val="00451F80"/>
    <w:rsid w:val="00452254"/>
    <w:rsid w:val="0045266B"/>
    <w:rsid w:val="00452AEF"/>
    <w:rsid w:val="00454349"/>
    <w:rsid w:val="00454880"/>
    <w:rsid w:val="00455234"/>
    <w:rsid w:val="00455CA3"/>
    <w:rsid w:val="00456146"/>
    <w:rsid w:val="00457355"/>
    <w:rsid w:val="00457FB9"/>
    <w:rsid w:val="00460286"/>
    <w:rsid w:val="00460EEC"/>
    <w:rsid w:val="004619A1"/>
    <w:rsid w:val="00461C04"/>
    <w:rsid w:val="00461E35"/>
    <w:rsid w:val="00463910"/>
    <w:rsid w:val="00463B3B"/>
    <w:rsid w:val="00463C55"/>
    <w:rsid w:val="00463CF8"/>
    <w:rsid w:val="00464268"/>
    <w:rsid w:val="004654CD"/>
    <w:rsid w:val="00466189"/>
    <w:rsid w:val="00466485"/>
    <w:rsid w:val="00466D2C"/>
    <w:rsid w:val="00467083"/>
    <w:rsid w:val="0046769F"/>
    <w:rsid w:val="00467979"/>
    <w:rsid w:val="00470083"/>
    <w:rsid w:val="00471E1E"/>
    <w:rsid w:val="00471F96"/>
    <w:rsid w:val="00472DD6"/>
    <w:rsid w:val="00472F65"/>
    <w:rsid w:val="004734E6"/>
    <w:rsid w:val="00473FFE"/>
    <w:rsid w:val="0047524E"/>
    <w:rsid w:val="00475733"/>
    <w:rsid w:val="00475B9D"/>
    <w:rsid w:val="00475F3B"/>
    <w:rsid w:val="004767C1"/>
    <w:rsid w:val="00477EA7"/>
    <w:rsid w:val="00481D8F"/>
    <w:rsid w:val="004827C7"/>
    <w:rsid w:val="00482AA4"/>
    <w:rsid w:val="00483263"/>
    <w:rsid w:val="00483D2E"/>
    <w:rsid w:val="00484253"/>
    <w:rsid w:val="00484F23"/>
    <w:rsid w:val="0048584F"/>
    <w:rsid w:val="00485FF1"/>
    <w:rsid w:val="004870FD"/>
    <w:rsid w:val="004872F4"/>
    <w:rsid w:val="00490FD5"/>
    <w:rsid w:val="00491955"/>
    <w:rsid w:val="00491F15"/>
    <w:rsid w:val="004932C5"/>
    <w:rsid w:val="00493329"/>
    <w:rsid w:val="00495812"/>
    <w:rsid w:val="00495F2D"/>
    <w:rsid w:val="00495F30"/>
    <w:rsid w:val="00496509"/>
    <w:rsid w:val="004966D9"/>
    <w:rsid w:val="0049684D"/>
    <w:rsid w:val="004A0056"/>
    <w:rsid w:val="004A1626"/>
    <w:rsid w:val="004A1E95"/>
    <w:rsid w:val="004A4638"/>
    <w:rsid w:val="004A559E"/>
    <w:rsid w:val="004A56A7"/>
    <w:rsid w:val="004A788F"/>
    <w:rsid w:val="004B1FEA"/>
    <w:rsid w:val="004B2811"/>
    <w:rsid w:val="004B2D03"/>
    <w:rsid w:val="004B2D87"/>
    <w:rsid w:val="004B2EAC"/>
    <w:rsid w:val="004B37C5"/>
    <w:rsid w:val="004B4359"/>
    <w:rsid w:val="004B5519"/>
    <w:rsid w:val="004B57AA"/>
    <w:rsid w:val="004B6105"/>
    <w:rsid w:val="004B769B"/>
    <w:rsid w:val="004C176B"/>
    <w:rsid w:val="004C1CE7"/>
    <w:rsid w:val="004C20A9"/>
    <w:rsid w:val="004C3443"/>
    <w:rsid w:val="004C3500"/>
    <w:rsid w:val="004C36EA"/>
    <w:rsid w:val="004C3707"/>
    <w:rsid w:val="004C3FFD"/>
    <w:rsid w:val="004C43D9"/>
    <w:rsid w:val="004C4C42"/>
    <w:rsid w:val="004C61AB"/>
    <w:rsid w:val="004C7837"/>
    <w:rsid w:val="004C7CC1"/>
    <w:rsid w:val="004C7CE1"/>
    <w:rsid w:val="004D0374"/>
    <w:rsid w:val="004D037F"/>
    <w:rsid w:val="004D0EF0"/>
    <w:rsid w:val="004D160A"/>
    <w:rsid w:val="004D1BB0"/>
    <w:rsid w:val="004D26A5"/>
    <w:rsid w:val="004D26C3"/>
    <w:rsid w:val="004D3180"/>
    <w:rsid w:val="004D3906"/>
    <w:rsid w:val="004D3E58"/>
    <w:rsid w:val="004D449C"/>
    <w:rsid w:val="004D47BD"/>
    <w:rsid w:val="004D4C17"/>
    <w:rsid w:val="004D5946"/>
    <w:rsid w:val="004D5C5A"/>
    <w:rsid w:val="004D5FF4"/>
    <w:rsid w:val="004D7356"/>
    <w:rsid w:val="004E0F7E"/>
    <w:rsid w:val="004E1CF9"/>
    <w:rsid w:val="004E2998"/>
    <w:rsid w:val="004E3643"/>
    <w:rsid w:val="004E3F2D"/>
    <w:rsid w:val="004E4205"/>
    <w:rsid w:val="004E4337"/>
    <w:rsid w:val="004E45AE"/>
    <w:rsid w:val="004E4DA3"/>
    <w:rsid w:val="004E60A2"/>
    <w:rsid w:val="004E63D2"/>
    <w:rsid w:val="004E66A4"/>
    <w:rsid w:val="004E7D1A"/>
    <w:rsid w:val="004F140B"/>
    <w:rsid w:val="004F1FF1"/>
    <w:rsid w:val="004F21B7"/>
    <w:rsid w:val="004F2754"/>
    <w:rsid w:val="004F2F87"/>
    <w:rsid w:val="004F46A7"/>
    <w:rsid w:val="004F494A"/>
    <w:rsid w:val="004F4FBA"/>
    <w:rsid w:val="004F6C62"/>
    <w:rsid w:val="004F791A"/>
    <w:rsid w:val="00500AE0"/>
    <w:rsid w:val="00500C28"/>
    <w:rsid w:val="005012CD"/>
    <w:rsid w:val="005017C4"/>
    <w:rsid w:val="00501C1F"/>
    <w:rsid w:val="00502949"/>
    <w:rsid w:val="0050308E"/>
    <w:rsid w:val="00503193"/>
    <w:rsid w:val="00504B6A"/>
    <w:rsid w:val="005058D4"/>
    <w:rsid w:val="005063BE"/>
    <w:rsid w:val="005071D8"/>
    <w:rsid w:val="005076D3"/>
    <w:rsid w:val="00510864"/>
    <w:rsid w:val="00510B6D"/>
    <w:rsid w:val="00511087"/>
    <w:rsid w:val="0051110D"/>
    <w:rsid w:val="0051237E"/>
    <w:rsid w:val="00512D62"/>
    <w:rsid w:val="00513323"/>
    <w:rsid w:val="00513FA6"/>
    <w:rsid w:val="00514E00"/>
    <w:rsid w:val="00516164"/>
    <w:rsid w:val="005167FA"/>
    <w:rsid w:val="005172B1"/>
    <w:rsid w:val="00517315"/>
    <w:rsid w:val="00520254"/>
    <w:rsid w:val="00520B05"/>
    <w:rsid w:val="00520F5F"/>
    <w:rsid w:val="00522310"/>
    <w:rsid w:val="00522673"/>
    <w:rsid w:val="005241BC"/>
    <w:rsid w:val="0052488C"/>
    <w:rsid w:val="00524A26"/>
    <w:rsid w:val="00524C43"/>
    <w:rsid w:val="00525159"/>
    <w:rsid w:val="00525603"/>
    <w:rsid w:val="0052585E"/>
    <w:rsid w:val="00525F23"/>
    <w:rsid w:val="00525F24"/>
    <w:rsid w:val="0052728D"/>
    <w:rsid w:val="00527A37"/>
    <w:rsid w:val="00532396"/>
    <w:rsid w:val="00533CBD"/>
    <w:rsid w:val="00535091"/>
    <w:rsid w:val="0053565E"/>
    <w:rsid w:val="00535ABD"/>
    <w:rsid w:val="005365EA"/>
    <w:rsid w:val="00536659"/>
    <w:rsid w:val="00537069"/>
    <w:rsid w:val="00537728"/>
    <w:rsid w:val="00537FA0"/>
    <w:rsid w:val="005418F5"/>
    <w:rsid w:val="00542768"/>
    <w:rsid w:val="00543192"/>
    <w:rsid w:val="00544077"/>
    <w:rsid w:val="00544161"/>
    <w:rsid w:val="00544889"/>
    <w:rsid w:val="00544C8D"/>
    <w:rsid w:val="00546BB3"/>
    <w:rsid w:val="00547132"/>
    <w:rsid w:val="005471EA"/>
    <w:rsid w:val="00547B9F"/>
    <w:rsid w:val="005511DB"/>
    <w:rsid w:val="00551335"/>
    <w:rsid w:val="00552CB3"/>
    <w:rsid w:val="0055424C"/>
    <w:rsid w:val="00555A65"/>
    <w:rsid w:val="005565BD"/>
    <w:rsid w:val="0055688E"/>
    <w:rsid w:val="00556BE5"/>
    <w:rsid w:val="00556C52"/>
    <w:rsid w:val="00557DC5"/>
    <w:rsid w:val="00561084"/>
    <w:rsid w:val="00561382"/>
    <w:rsid w:val="00562278"/>
    <w:rsid w:val="00562299"/>
    <w:rsid w:val="00562918"/>
    <w:rsid w:val="00562B82"/>
    <w:rsid w:val="005640E8"/>
    <w:rsid w:val="00564B03"/>
    <w:rsid w:val="00564B76"/>
    <w:rsid w:val="00565832"/>
    <w:rsid w:val="00565B01"/>
    <w:rsid w:val="005712C3"/>
    <w:rsid w:val="005725BB"/>
    <w:rsid w:val="005730C4"/>
    <w:rsid w:val="005745A9"/>
    <w:rsid w:val="00574C43"/>
    <w:rsid w:val="00574DF0"/>
    <w:rsid w:val="005758F4"/>
    <w:rsid w:val="00577778"/>
    <w:rsid w:val="00580B03"/>
    <w:rsid w:val="00580C90"/>
    <w:rsid w:val="00580DA6"/>
    <w:rsid w:val="00581F0F"/>
    <w:rsid w:val="005831D0"/>
    <w:rsid w:val="005834B0"/>
    <w:rsid w:val="00583E59"/>
    <w:rsid w:val="00584ABF"/>
    <w:rsid w:val="00584C47"/>
    <w:rsid w:val="00585856"/>
    <w:rsid w:val="00587A1A"/>
    <w:rsid w:val="00592AA5"/>
    <w:rsid w:val="00595ACE"/>
    <w:rsid w:val="005A0A0E"/>
    <w:rsid w:val="005A0B9D"/>
    <w:rsid w:val="005A120C"/>
    <w:rsid w:val="005A1354"/>
    <w:rsid w:val="005A22A1"/>
    <w:rsid w:val="005A2991"/>
    <w:rsid w:val="005A3FCD"/>
    <w:rsid w:val="005A56B2"/>
    <w:rsid w:val="005A5DA8"/>
    <w:rsid w:val="005A669A"/>
    <w:rsid w:val="005A6741"/>
    <w:rsid w:val="005A69C8"/>
    <w:rsid w:val="005A75A1"/>
    <w:rsid w:val="005A77E8"/>
    <w:rsid w:val="005A7FA2"/>
    <w:rsid w:val="005B011C"/>
    <w:rsid w:val="005B1102"/>
    <w:rsid w:val="005B1BA3"/>
    <w:rsid w:val="005B3443"/>
    <w:rsid w:val="005B480B"/>
    <w:rsid w:val="005B5246"/>
    <w:rsid w:val="005B5FBC"/>
    <w:rsid w:val="005B6F75"/>
    <w:rsid w:val="005B7CCD"/>
    <w:rsid w:val="005C1E32"/>
    <w:rsid w:val="005C2219"/>
    <w:rsid w:val="005C295D"/>
    <w:rsid w:val="005C297B"/>
    <w:rsid w:val="005C31F3"/>
    <w:rsid w:val="005C3E86"/>
    <w:rsid w:val="005C5F09"/>
    <w:rsid w:val="005C69CD"/>
    <w:rsid w:val="005C7402"/>
    <w:rsid w:val="005C7C87"/>
    <w:rsid w:val="005D0D0B"/>
    <w:rsid w:val="005D26BC"/>
    <w:rsid w:val="005D2788"/>
    <w:rsid w:val="005D3897"/>
    <w:rsid w:val="005D4ABD"/>
    <w:rsid w:val="005D69D7"/>
    <w:rsid w:val="005D77A7"/>
    <w:rsid w:val="005E16FE"/>
    <w:rsid w:val="005E3F48"/>
    <w:rsid w:val="005E4050"/>
    <w:rsid w:val="005E4339"/>
    <w:rsid w:val="005E48E2"/>
    <w:rsid w:val="005E554E"/>
    <w:rsid w:val="005E68A1"/>
    <w:rsid w:val="005E7136"/>
    <w:rsid w:val="005F0478"/>
    <w:rsid w:val="005F04BB"/>
    <w:rsid w:val="005F10DB"/>
    <w:rsid w:val="005F1F2E"/>
    <w:rsid w:val="005F24E8"/>
    <w:rsid w:val="005F449C"/>
    <w:rsid w:val="005F4C19"/>
    <w:rsid w:val="005F4F5D"/>
    <w:rsid w:val="005F5BD3"/>
    <w:rsid w:val="005F6336"/>
    <w:rsid w:val="005F6F9D"/>
    <w:rsid w:val="005F74BC"/>
    <w:rsid w:val="00600334"/>
    <w:rsid w:val="00600EE0"/>
    <w:rsid w:val="006018E4"/>
    <w:rsid w:val="00601C70"/>
    <w:rsid w:val="00602A62"/>
    <w:rsid w:val="00602A84"/>
    <w:rsid w:val="00603005"/>
    <w:rsid w:val="0060344A"/>
    <w:rsid w:val="00605F63"/>
    <w:rsid w:val="006076EA"/>
    <w:rsid w:val="00607863"/>
    <w:rsid w:val="00607A68"/>
    <w:rsid w:val="0061016F"/>
    <w:rsid w:val="00610E30"/>
    <w:rsid w:val="006128AC"/>
    <w:rsid w:val="00613759"/>
    <w:rsid w:val="006156E8"/>
    <w:rsid w:val="006157EC"/>
    <w:rsid w:val="00616421"/>
    <w:rsid w:val="00616531"/>
    <w:rsid w:val="006169FF"/>
    <w:rsid w:val="00620299"/>
    <w:rsid w:val="00620493"/>
    <w:rsid w:val="0062150C"/>
    <w:rsid w:val="006216EB"/>
    <w:rsid w:val="00621963"/>
    <w:rsid w:val="00622C2F"/>
    <w:rsid w:val="00623422"/>
    <w:rsid w:val="00623A78"/>
    <w:rsid w:val="0062445F"/>
    <w:rsid w:val="006257C4"/>
    <w:rsid w:val="006258DF"/>
    <w:rsid w:val="00625B4E"/>
    <w:rsid w:val="00625C81"/>
    <w:rsid w:val="006261DF"/>
    <w:rsid w:val="00627C5B"/>
    <w:rsid w:val="00630FE5"/>
    <w:rsid w:val="00632FD7"/>
    <w:rsid w:val="006335DA"/>
    <w:rsid w:val="006352B6"/>
    <w:rsid w:val="00636855"/>
    <w:rsid w:val="00636B93"/>
    <w:rsid w:val="006372DA"/>
    <w:rsid w:val="00637424"/>
    <w:rsid w:val="006376A2"/>
    <w:rsid w:val="00641992"/>
    <w:rsid w:val="0064254A"/>
    <w:rsid w:val="00643247"/>
    <w:rsid w:val="00643D2D"/>
    <w:rsid w:val="0064462A"/>
    <w:rsid w:val="00644F45"/>
    <w:rsid w:val="006468A3"/>
    <w:rsid w:val="00650132"/>
    <w:rsid w:val="0065013A"/>
    <w:rsid w:val="00650FF2"/>
    <w:rsid w:val="0065319D"/>
    <w:rsid w:val="0065336A"/>
    <w:rsid w:val="00653B18"/>
    <w:rsid w:val="00654207"/>
    <w:rsid w:val="0065451E"/>
    <w:rsid w:val="00656B89"/>
    <w:rsid w:val="0066031E"/>
    <w:rsid w:val="0066054C"/>
    <w:rsid w:val="00660B2A"/>
    <w:rsid w:val="00660CFD"/>
    <w:rsid w:val="006610C5"/>
    <w:rsid w:val="00661F3E"/>
    <w:rsid w:val="00663657"/>
    <w:rsid w:val="006644D5"/>
    <w:rsid w:val="006654C7"/>
    <w:rsid w:val="00666141"/>
    <w:rsid w:val="006664A4"/>
    <w:rsid w:val="006671E1"/>
    <w:rsid w:val="00667242"/>
    <w:rsid w:val="00670A30"/>
    <w:rsid w:val="006747CB"/>
    <w:rsid w:val="00674982"/>
    <w:rsid w:val="00675DAD"/>
    <w:rsid w:val="0067635C"/>
    <w:rsid w:val="006763BC"/>
    <w:rsid w:val="00676E1A"/>
    <w:rsid w:val="00677B18"/>
    <w:rsid w:val="0068048E"/>
    <w:rsid w:val="00680963"/>
    <w:rsid w:val="0068101B"/>
    <w:rsid w:val="00681175"/>
    <w:rsid w:val="0068312E"/>
    <w:rsid w:val="006831FC"/>
    <w:rsid w:val="00683D69"/>
    <w:rsid w:val="00685904"/>
    <w:rsid w:val="00686CFE"/>
    <w:rsid w:val="0068747C"/>
    <w:rsid w:val="00687DB4"/>
    <w:rsid w:val="00691643"/>
    <w:rsid w:val="00691BD5"/>
    <w:rsid w:val="00691F8C"/>
    <w:rsid w:val="0069210E"/>
    <w:rsid w:val="0069351E"/>
    <w:rsid w:val="0069436A"/>
    <w:rsid w:val="00694653"/>
    <w:rsid w:val="00694B03"/>
    <w:rsid w:val="0069501D"/>
    <w:rsid w:val="006A0279"/>
    <w:rsid w:val="006A0E7C"/>
    <w:rsid w:val="006A20C9"/>
    <w:rsid w:val="006A320D"/>
    <w:rsid w:val="006A340C"/>
    <w:rsid w:val="006A34F6"/>
    <w:rsid w:val="006A433D"/>
    <w:rsid w:val="006A4FB8"/>
    <w:rsid w:val="006A62A4"/>
    <w:rsid w:val="006A67E9"/>
    <w:rsid w:val="006A78DE"/>
    <w:rsid w:val="006B0470"/>
    <w:rsid w:val="006B0B95"/>
    <w:rsid w:val="006B1D1D"/>
    <w:rsid w:val="006B3053"/>
    <w:rsid w:val="006B3C47"/>
    <w:rsid w:val="006B3C87"/>
    <w:rsid w:val="006B3D0D"/>
    <w:rsid w:val="006B6207"/>
    <w:rsid w:val="006B62C8"/>
    <w:rsid w:val="006B6A56"/>
    <w:rsid w:val="006B6A5A"/>
    <w:rsid w:val="006B7515"/>
    <w:rsid w:val="006B7726"/>
    <w:rsid w:val="006B79E1"/>
    <w:rsid w:val="006B7E86"/>
    <w:rsid w:val="006B7FB3"/>
    <w:rsid w:val="006C051D"/>
    <w:rsid w:val="006C131D"/>
    <w:rsid w:val="006C1660"/>
    <w:rsid w:val="006C179B"/>
    <w:rsid w:val="006C31FE"/>
    <w:rsid w:val="006C4117"/>
    <w:rsid w:val="006C5EC9"/>
    <w:rsid w:val="006C7850"/>
    <w:rsid w:val="006D0242"/>
    <w:rsid w:val="006D058F"/>
    <w:rsid w:val="006D0B7B"/>
    <w:rsid w:val="006D16AD"/>
    <w:rsid w:val="006D1CA1"/>
    <w:rsid w:val="006D401C"/>
    <w:rsid w:val="006D464A"/>
    <w:rsid w:val="006D4913"/>
    <w:rsid w:val="006D5939"/>
    <w:rsid w:val="006D678F"/>
    <w:rsid w:val="006D69E5"/>
    <w:rsid w:val="006D7038"/>
    <w:rsid w:val="006D7D56"/>
    <w:rsid w:val="006E14EF"/>
    <w:rsid w:val="006E1D22"/>
    <w:rsid w:val="006E2B08"/>
    <w:rsid w:val="006E3867"/>
    <w:rsid w:val="006E650E"/>
    <w:rsid w:val="006E6664"/>
    <w:rsid w:val="006E7327"/>
    <w:rsid w:val="006F0064"/>
    <w:rsid w:val="006F1556"/>
    <w:rsid w:val="006F2BD7"/>
    <w:rsid w:val="006F38FE"/>
    <w:rsid w:val="006F4437"/>
    <w:rsid w:val="006F5489"/>
    <w:rsid w:val="006F5974"/>
    <w:rsid w:val="006F5C48"/>
    <w:rsid w:val="007001B1"/>
    <w:rsid w:val="00701481"/>
    <w:rsid w:val="00701AC1"/>
    <w:rsid w:val="00701FF0"/>
    <w:rsid w:val="007023C3"/>
    <w:rsid w:val="007031AD"/>
    <w:rsid w:val="0070432E"/>
    <w:rsid w:val="00705512"/>
    <w:rsid w:val="0070581B"/>
    <w:rsid w:val="007060A8"/>
    <w:rsid w:val="00706627"/>
    <w:rsid w:val="00706E24"/>
    <w:rsid w:val="007073E8"/>
    <w:rsid w:val="00707959"/>
    <w:rsid w:val="00707F6E"/>
    <w:rsid w:val="00710EF1"/>
    <w:rsid w:val="0071148E"/>
    <w:rsid w:val="00711C01"/>
    <w:rsid w:val="00712136"/>
    <w:rsid w:val="00712603"/>
    <w:rsid w:val="007128BF"/>
    <w:rsid w:val="00713F58"/>
    <w:rsid w:val="007144A5"/>
    <w:rsid w:val="007152C6"/>
    <w:rsid w:val="00715A29"/>
    <w:rsid w:val="007206F2"/>
    <w:rsid w:val="00721902"/>
    <w:rsid w:val="00721C06"/>
    <w:rsid w:val="00721D4B"/>
    <w:rsid w:val="007226E5"/>
    <w:rsid w:val="0072378F"/>
    <w:rsid w:val="00724769"/>
    <w:rsid w:val="0072654F"/>
    <w:rsid w:val="007273BF"/>
    <w:rsid w:val="00730267"/>
    <w:rsid w:val="0073085A"/>
    <w:rsid w:val="00730F18"/>
    <w:rsid w:val="00731516"/>
    <w:rsid w:val="00731935"/>
    <w:rsid w:val="007319B7"/>
    <w:rsid w:val="00731D8A"/>
    <w:rsid w:val="00732A80"/>
    <w:rsid w:val="0073361E"/>
    <w:rsid w:val="00740AC2"/>
    <w:rsid w:val="00740C58"/>
    <w:rsid w:val="00740FE9"/>
    <w:rsid w:val="00741551"/>
    <w:rsid w:val="007445C2"/>
    <w:rsid w:val="00744F6C"/>
    <w:rsid w:val="00745754"/>
    <w:rsid w:val="00745972"/>
    <w:rsid w:val="00745BA1"/>
    <w:rsid w:val="00746804"/>
    <w:rsid w:val="00746AEE"/>
    <w:rsid w:val="00747305"/>
    <w:rsid w:val="00747A7D"/>
    <w:rsid w:val="00747C45"/>
    <w:rsid w:val="0075100B"/>
    <w:rsid w:val="00751EC4"/>
    <w:rsid w:val="00751F37"/>
    <w:rsid w:val="00753600"/>
    <w:rsid w:val="00756E95"/>
    <w:rsid w:val="0076017F"/>
    <w:rsid w:val="00760B1B"/>
    <w:rsid w:val="0076197F"/>
    <w:rsid w:val="007636C4"/>
    <w:rsid w:val="00763FBE"/>
    <w:rsid w:val="007658AB"/>
    <w:rsid w:val="00767781"/>
    <w:rsid w:val="00767875"/>
    <w:rsid w:val="00767E9C"/>
    <w:rsid w:val="00767F10"/>
    <w:rsid w:val="007709F8"/>
    <w:rsid w:val="00770DB9"/>
    <w:rsid w:val="00771714"/>
    <w:rsid w:val="00773338"/>
    <w:rsid w:val="00774BB2"/>
    <w:rsid w:val="00777D23"/>
    <w:rsid w:val="00780139"/>
    <w:rsid w:val="00780DA3"/>
    <w:rsid w:val="007817D2"/>
    <w:rsid w:val="00783526"/>
    <w:rsid w:val="00784196"/>
    <w:rsid w:val="00784C48"/>
    <w:rsid w:val="0078744D"/>
    <w:rsid w:val="00787CF8"/>
    <w:rsid w:val="0079025D"/>
    <w:rsid w:val="0079161D"/>
    <w:rsid w:val="007918A5"/>
    <w:rsid w:val="007933F4"/>
    <w:rsid w:val="00794B63"/>
    <w:rsid w:val="007951CB"/>
    <w:rsid w:val="00795A3A"/>
    <w:rsid w:val="00796271"/>
    <w:rsid w:val="00797259"/>
    <w:rsid w:val="007A05F3"/>
    <w:rsid w:val="007A1BE3"/>
    <w:rsid w:val="007A22AF"/>
    <w:rsid w:val="007A247D"/>
    <w:rsid w:val="007A2B4A"/>
    <w:rsid w:val="007A3016"/>
    <w:rsid w:val="007A342B"/>
    <w:rsid w:val="007A3F78"/>
    <w:rsid w:val="007A514A"/>
    <w:rsid w:val="007A63A6"/>
    <w:rsid w:val="007A66B2"/>
    <w:rsid w:val="007A6F12"/>
    <w:rsid w:val="007A78CD"/>
    <w:rsid w:val="007A796A"/>
    <w:rsid w:val="007B09BB"/>
    <w:rsid w:val="007B122A"/>
    <w:rsid w:val="007B238B"/>
    <w:rsid w:val="007B340A"/>
    <w:rsid w:val="007B37A6"/>
    <w:rsid w:val="007B43C7"/>
    <w:rsid w:val="007B4781"/>
    <w:rsid w:val="007B5915"/>
    <w:rsid w:val="007B5CB2"/>
    <w:rsid w:val="007B6143"/>
    <w:rsid w:val="007B6978"/>
    <w:rsid w:val="007B7FFB"/>
    <w:rsid w:val="007C1721"/>
    <w:rsid w:val="007C1FF1"/>
    <w:rsid w:val="007C2B55"/>
    <w:rsid w:val="007C36DC"/>
    <w:rsid w:val="007C36DD"/>
    <w:rsid w:val="007C5442"/>
    <w:rsid w:val="007D045C"/>
    <w:rsid w:val="007D056E"/>
    <w:rsid w:val="007D195B"/>
    <w:rsid w:val="007D1BC6"/>
    <w:rsid w:val="007D1E1D"/>
    <w:rsid w:val="007D1F28"/>
    <w:rsid w:val="007D3814"/>
    <w:rsid w:val="007D3A3E"/>
    <w:rsid w:val="007D3C1D"/>
    <w:rsid w:val="007D6131"/>
    <w:rsid w:val="007D6254"/>
    <w:rsid w:val="007D6508"/>
    <w:rsid w:val="007D6718"/>
    <w:rsid w:val="007D7312"/>
    <w:rsid w:val="007E0CE4"/>
    <w:rsid w:val="007E2510"/>
    <w:rsid w:val="007E3BED"/>
    <w:rsid w:val="007E3C19"/>
    <w:rsid w:val="007E4664"/>
    <w:rsid w:val="007E4E21"/>
    <w:rsid w:val="007E5380"/>
    <w:rsid w:val="007E66FE"/>
    <w:rsid w:val="007E7EA4"/>
    <w:rsid w:val="007E7EEF"/>
    <w:rsid w:val="007E7F76"/>
    <w:rsid w:val="007F0180"/>
    <w:rsid w:val="007F0DFD"/>
    <w:rsid w:val="007F0ECB"/>
    <w:rsid w:val="007F1BDC"/>
    <w:rsid w:val="007F31CD"/>
    <w:rsid w:val="007F32B0"/>
    <w:rsid w:val="007F3C0F"/>
    <w:rsid w:val="007F3FC3"/>
    <w:rsid w:val="007F3FEC"/>
    <w:rsid w:val="007F49F1"/>
    <w:rsid w:val="007F502F"/>
    <w:rsid w:val="007F637E"/>
    <w:rsid w:val="007F7550"/>
    <w:rsid w:val="008010E9"/>
    <w:rsid w:val="008010FF"/>
    <w:rsid w:val="008021D4"/>
    <w:rsid w:val="008027A2"/>
    <w:rsid w:val="00803222"/>
    <w:rsid w:val="00803658"/>
    <w:rsid w:val="00803D43"/>
    <w:rsid w:val="00803F06"/>
    <w:rsid w:val="00804665"/>
    <w:rsid w:val="00805011"/>
    <w:rsid w:val="00806468"/>
    <w:rsid w:val="008072D6"/>
    <w:rsid w:val="00807AC2"/>
    <w:rsid w:val="00811C05"/>
    <w:rsid w:val="00811D05"/>
    <w:rsid w:val="00815200"/>
    <w:rsid w:val="00815740"/>
    <w:rsid w:val="00817430"/>
    <w:rsid w:val="008174FB"/>
    <w:rsid w:val="00817BCB"/>
    <w:rsid w:val="008203C5"/>
    <w:rsid w:val="00821051"/>
    <w:rsid w:val="008237F5"/>
    <w:rsid w:val="008248D3"/>
    <w:rsid w:val="008252AE"/>
    <w:rsid w:val="00826228"/>
    <w:rsid w:val="008302A3"/>
    <w:rsid w:val="00830EFD"/>
    <w:rsid w:val="00831B04"/>
    <w:rsid w:val="00832A50"/>
    <w:rsid w:val="00833BF9"/>
    <w:rsid w:val="00834AC5"/>
    <w:rsid w:val="008354DB"/>
    <w:rsid w:val="0083676B"/>
    <w:rsid w:val="0083691E"/>
    <w:rsid w:val="00837725"/>
    <w:rsid w:val="00840535"/>
    <w:rsid w:val="00840986"/>
    <w:rsid w:val="00841EB3"/>
    <w:rsid w:val="008420C1"/>
    <w:rsid w:val="00842484"/>
    <w:rsid w:val="0084344C"/>
    <w:rsid w:val="008462D1"/>
    <w:rsid w:val="00847D10"/>
    <w:rsid w:val="008501DE"/>
    <w:rsid w:val="00851203"/>
    <w:rsid w:val="0085146C"/>
    <w:rsid w:val="008518C6"/>
    <w:rsid w:val="00851A58"/>
    <w:rsid w:val="00851BF4"/>
    <w:rsid w:val="00852B25"/>
    <w:rsid w:val="008531F6"/>
    <w:rsid w:val="008533F6"/>
    <w:rsid w:val="00853F53"/>
    <w:rsid w:val="00854E0C"/>
    <w:rsid w:val="0085587B"/>
    <w:rsid w:val="00856332"/>
    <w:rsid w:val="0085683A"/>
    <w:rsid w:val="008568ED"/>
    <w:rsid w:val="008570E9"/>
    <w:rsid w:val="008600D9"/>
    <w:rsid w:val="008605BD"/>
    <w:rsid w:val="00861114"/>
    <w:rsid w:val="00861706"/>
    <w:rsid w:val="00861B13"/>
    <w:rsid w:val="00864371"/>
    <w:rsid w:val="00866ABF"/>
    <w:rsid w:val="00866C88"/>
    <w:rsid w:val="00870703"/>
    <w:rsid w:val="00871262"/>
    <w:rsid w:val="00871F31"/>
    <w:rsid w:val="00872E82"/>
    <w:rsid w:val="00872EE4"/>
    <w:rsid w:val="0087348A"/>
    <w:rsid w:val="00873541"/>
    <w:rsid w:val="00874C7D"/>
    <w:rsid w:val="00875A63"/>
    <w:rsid w:val="008761A1"/>
    <w:rsid w:val="0088005B"/>
    <w:rsid w:val="00880A5A"/>
    <w:rsid w:val="008812C0"/>
    <w:rsid w:val="00881526"/>
    <w:rsid w:val="008815A4"/>
    <w:rsid w:val="0088270A"/>
    <w:rsid w:val="0088297F"/>
    <w:rsid w:val="00883176"/>
    <w:rsid w:val="008847EA"/>
    <w:rsid w:val="008852CE"/>
    <w:rsid w:val="0088548E"/>
    <w:rsid w:val="00885C7D"/>
    <w:rsid w:val="0088791D"/>
    <w:rsid w:val="0089050A"/>
    <w:rsid w:val="00890BCC"/>
    <w:rsid w:val="00890D55"/>
    <w:rsid w:val="008932FA"/>
    <w:rsid w:val="00893C09"/>
    <w:rsid w:val="00894F29"/>
    <w:rsid w:val="008972F7"/>
    <w:rsid w:val="008A014A"/>
    <w:rsid w:val="008A07EE"/>
    <w:rsid w:val="008A0C53"/>
    <w:rsid w:val="008A210B"/>
    <w:rsid w:val="008A21AF"/>
    <w:rsid w:val="008A337B"/>
    <w:rsid w:val="008A395D"/>
    <w:rsid w:val="008A3E63"/>
    <w:rsid w:val="008A4E20"/>
    <w:rsid w:val="008A5E4A"/>
    <w:rsid w:val="008A68C9"/>
    <w:rsid w:val="008A7DCC"/>
    <w:rsid w:val="008B06DA"/>
    <w:rsid w:val="008B122F"/>
    <w:rsid w:val="008B1ADF"/>
    <w:rsid w:val="008B3ABB"/>
    <w:rsid w:val="008B4642"/>
    <w:rsid w:val="008B4B08"/>
    <w:rsid w:val="008B623D"/>
    <w:rsid w:val="008C0FAF"/>
    <w:rsid w:val="008C19FB"/>
    <w:rsid w:val="008C23DD"/>
    <w:rsid w:val="008C27F7"/>
    <w:rsid w:val="008C2CA9"/>
    <w:rsid w:val="008C2F56"/>
    <w:rsid w:val="008C3B2E"/>
    <w:rsid w:val="008C6107"/>
    <w:rsid w:val="008C6177"/>
    <w:rsid w:val="008C706B"/>
    <w:rsid w:val="008D1152"/>
    <w:rsid w:val="008D11A6"/>
    <w:rsid w:val="008D42A8"/>
    <w:rsid w:val="008D449B"/>
    <w:rsid w:val="008D4BF8"/>
    <w:rsid w:val="008D61A7"/>
    <w:rsid w:val="008D74A4"/>
    <w:rsid w:val="008D75DE"/>
    <w:rsid w:val="008D79C5"/>
    <w:rsid w:val="008D7D5A"/>
    <w:rsid w:val="008E02D3"/>
    <w:rsid w:val="008E0B75"/>
    <w:rsid w:val="008E0E2C"/>
    <w:rsid w:val="008E0F45"/>
    <w:rsid w:val="008E1B57"/>
    <w:rsid w:val="008E32CF"/>
    <w:rsid w:val="008E3B4F"/>
    <w:rsid w:val="008E3DDF"/>
    <w:rsid w:val="008E47B8"/>
    <w:rsid w:val="008E5692"/>
    <w:rsid w:val="008E5994"/>
    <w:rsid w:val="008E5BAE"/>
    <w:rsid w:val="008E640A"/>
    <w:rsid w:val="008E673A"/>
    <w:rsid w:val="008E7BE3"/>
    <w:rsid w:val="008F12C1"/>
    <w:rsid w:val="008F25D5"/>
    <w:rsid w:val="008F3849"/>
    <w:rsid w:val="008F4098"/>
    <w:rsid w:val="008F467B"/>
    <w:rsid w:val="008F6195"/>
    <w:rsid w:val="008F7023"/>
    <w:rsid w:val="008F739D"/>
    <w:rsid w:val="008F7409"/>
    <w:rsid w:val="008F7947"/>
    <w:rsid w:val="008F7B6D"/>
    <w:rsid w:val="008F7E56"/>
    <w:rsid w:val="00900476"/>
    <w:rsid w:val="0090113F"/>
    <w:rsid w:val="00901AAA"/>
    <w:rsid w:val="00903C0C"/>
    <w:rsid w:val="00904588"/>
    <w:rsid w:val="0090698D"/>
    <w:rsid w:val="00907191"/>
    <w:rsid w:val="00907DE1"/>
    <w:rsid w:val="00911112"/>
    <w:rsid w:val="00911643"/>
    <w:rsid w:val="00911FA7"/>
    <w:rsid w:val="00912C02"/>
    <w:rsid w:val="00913D10"/>
    <w:rsid w:val="0091499C"/>
    <w:rsid w:val="00915372"/>
    <w:rsid w:val="009153C4"/>
    <w:rsid w:val="009154C8"/>
    <w:rsid w:val="00915E7C"/>
    <w:rsid w:val="009163B8"/>
    <w:rsid w:val="0091680E"/>
    <w:rsid w:val="00917962"/>
    <w:rsid w:val="00917E8F"/>
    <w:rsid w:val="00921AD3"/>
    <w:rsid w:val="00921D86"/>
    <w:rsid w:val="00922562"/>
    <w:rsid w:val="00922A4A"/>
    <w:rsid w:val="0092306D"/>
    <w:rsid w:val="009236C4"/>
    <w:rsid w:val="00924383"/>
    <w:rsid w:val="0092689B"/>
    <w:rsid w:val="009270B1"/>
    <w:rsid w:val="00927910"/>
    <w:rsid w:val="00930798"/>
    <w:rsid w:val="00930810"/>
    <w:rsid w:val="009312CA"/>
    <w:rsid w:val="00931B6F"/>
    <w:rsid w:val="00932916"/>
    <w:rsid w:val="00933450"/>
    <w:rsid w:val="00933C09"/>
    <w:rsid w:val="009369C7"/>
    <w:rsid w:val="00942254"/>
    <w:rsid w:val="009440BB"/>
    <w:rsid w:val="0094563E"/>
    <w:rsid w:val="009457C5"/>
    <w:rsid w:val="009462EF"/>
    <w:rsid w:val="009465E6"/>
    <w:rsid w:val="009469DB"/>
    <w:rsid w:val="00947C1F"/>
    <w:rsid w:val="009525E7"/>
    <w:rsid w:val="009543D5"/>
    <w:rsid w:val="0095559F"/>
    <w:rsid w:val="00955790"/>
    <w:rsid w:val="00956EB7"/>
    <w:rsid w:val="009608A0"/>
    <w:rsid w:val="00960CA0"/>
    <w:rsid w:val="00961DA4"/>
    <w:rsid w:val="00963838"/>
    <w:rsid w:val="00963DFA"/>
    <w:rsid w:val="00963EA5"/>
    <w:rsid w:val="00965650"/>
    <w:rsid w:val="00965AE7"/>
    <w:rsid w:val="00966B5F"/>
    <w:rsid w:val="00966CB1"/>
    <w:rsid w:val="0096725B"/>
    <w:rsid w:val="00967DD2"/>
    <w:rsid w:val="00971C53"/>
    <w:rsid w:val="009723C0"/>
    <w:rsid w:val="00973885"/>
    <w:rsid w:val="00974A10"/>
    <w:rsid w:val="009753B5"/>
    <w:rsid w:val="00976EC8"/>
    <w:rsid w:val="00977D22"/>
    <w:rsid w:val="00981954"/>
    <w:rsid w:val="00981985"/>
    <w:rsid w:val="009823DE"/>
    <w:rsid w:val="00984225"/>
    <w:rsid w:val="009848D5"/>
    <w:rsid w:val="00984CBB"/>
    <w:rsid w:val="0098514F"/>
    <w:rsid w:val="00985AFC"/>
    <w:rsid w:val="009862D1"/>
    <w:rsid w:val="00990147"/>
    <w:rsid w:val="0099048E"/>
    <w:rsid w:val="0099086C"/>
    <w:rsid w:val="00990AB1"/>
    <w:rsid w:val="009911E5"/>
    <w:rsid w:val="009916C5"/>
    <w:rsid w:val="00991C52"/>
    <w:rsid w:val="00992258"/>
    <w:rsid w:val="009922EC"/>
    <w:rsid w:val="00995650"/>
    <w:rsid w:val="00997CFC"/>
    <w:rsid w:val="00997DD5"/>
    <w:rsid w:val="009A08B3"/>
    <w:rsid w:val="009A1116"/>
    <w:rsid w:val="009A1630"/>
    <w:rsid w:val="009A1927"/>
    <w:rsid w:val="009A1C68"/>
    <w:rsid w:val="009A3D18"/>
    <w:rsid w:val="009A5A32"/>
    <w:rsid w:val="009A5BAF"/>
    <w:rsid w:val="009B2E0F"/>
    <w:rsid w:val="009B38B8"/>
    <w:rsid w:val="009B3A7E"/>
    <w:rsid w:val="009B3F37"/>
    <w:rsid w:val="009B4082"/>
    <w:rsid w:val="009B49FE"/>
    <w:rsid w:val="009B4D12"/>
    <w:rsid w:val="009B51A0"/>
    <w:rsid w:val="009B614A"/>
    <w:rsid w:val="009B6DFF"/>
    <w:rsid w:val="009C0137"/>
    <w:rsid w:val="009C1695"/>
    <w:rsid w:val="009C2700"/>
    <w:rsid w:val="009C45BD"/>
    <w:rsid w:val="009C4CEC"/>
    <w:rsid w:val="009C75CE"/>
    <w:rsid w:val="009C799A"/>
    <w:rsid w:val="009C7E0B"/>
    <w:rsid w:val="009D01B9"/>
    <w:rsid w:val="009D17F8"/>
    <w:rsid w:val="009D3996"/>
    <w:rsid w:val="009D41F5"/>
    <w:rsid w:val="009D42AF"/>
    <w:rsid w:val="009D4569"/>
    <w:rsid w:val="009D4AA2"/>
    <w:rsid w:val="009D4ACA"/>
    <w:rsid w:val="009D5168"/>
    <w:rsid w:val="009D5278"/>
    <w:rsid w:val="009D6B02"/>
    <w:rsid w:val="009D6B6E"/>
    <w:rsid w:val="009D7153"/>
    <w:rsid w:val="009D73CA"/>
    <w:rsid w:val="009D783C"/>
    <w:rsid w:val="009D7A73"/>
    <w:rsid w:val="009E039A"/>
    <w:rsid w:val="009E053C"/>
    <w:rsid w:val="009E128F"/>
    <w:rsid w:val="009E1E85"/>
    <w:rsid w:val="009E1FD3"/>
    <w:rsid w:val="009E3ADB"/>
    <w:rsid w:val="009E3E9D"/>
    <w:rsid w:val="009E40DB"/>
    <w:rsid w:val="009E44E7"/>
    <w:rsid w:val="009E5924"/>
    <w:rsid w:val="009E71D2"/>
    <w:rsid w:val="009E7855"/>
    <w:rsid w:val="009F0E7E"/>
    <w:rsid w:val="009F191D"/>
    <w:rsid w:val="009F2362"/>
    <w:rsid w:val="009F2DF5"/>
    <w:rsid w:val="009F3A67"/>
    <w:rsid w:val="009F439B"/>
    <w:rsid w:val="009F46D7"/>
    <w:rsid w:val="009F4B75"/>
    <w:rsid w:val="009F4FFE"/>
    <w:rsid w:val="009F5D66"/>
    <w:rsid w:val="009F6192"/>
    <w:rsid w:val="009F6325"/>
    <w:rsid w:val="009F715E"/>
    <w:rsid w:val="009F7480"/>
    <w:rsid w:val="009F7BB6"/>
    <w:rsid w:val="00A01D4C"/>
    <w:rsid w:val="00A03B78"/>
    <w:rsid w:val="00A05135"/>
    <w:rsid w:val="00A0645D"/>
    <w:rsid w:val="00A0674C"/>
    <w:rsid w:val="00A07205"/>
    <w:rsid w:val="00A07452"/>
    <w:rsid w:val="00A07EB0"/>
    <w:rsid w:val="00A10675"/>
    <w:rsid w:val="00A113E3"/>
    <w:rsid w:val="00A1157A"/>
    <w:rsid w:val="00A119C5"/>
    <w:rsid w:val="00A12357"/>
    <w:rsid w:val="00A1310F"/>
    <w:rsid w:val="00A135CF"/>
    <w:rsid w:val="00A13D7E"/>
    <w:rsid w:val="00A146B5"/>
    <w:rsid w:val="00A164E3"/>
    <w:rsid w:val="00A174E9"/>
    <w:rsid w:val="00A1777F"/>
    <w:rsid w:val="00A1779A"/>
    <w:rsid w:val="00A17B72"/>
    <w:rsid w:val="00A2094A"/>
    <w:rsid w:val="00A21F3B"/>
    <w:rsid w:val="00A224AA"/>
    <w:rsid w:val="00A23D47"/>
    <w:rsid w:val="00A23E41"/>
    <w:rsid w:val="00A24D45"/>
    <w:rsid w:val="00A24E1A"/>
    <w:rsid w:val="00A25565"/>
    <w:rsid w:val="00A256C3"/>
    <w:rsid w:val="00A31ABD"/>
    <w:rsid w:val="00A32476"/>
    <w:rsid w:val="00A32872"/>
    <w:rsid w:val="00A32DDC"/>
    <w:rsid w:val="00A336AA"/>
    <w:rsid w:val="00A33D83"/>
    <w:rsid w:val="00A34D48"/>
    <w:rsid w:val="00A358D8"/>
    <w:rsid w:val="00A35AC0"/>
    <w:rsid w:val="00A374A3"/>
    <w:rsid w:val="00A400A8"/>
    <w:rsid w:val="00A40DD4"/>
    <w:rsid w:val="00A40E06"/>
    <w:rsid w:val="00A41446"/>
    <w:rsid w:val="00A420EB"/>
    <w:rsid w:val="00A4248C"/>
    <w:rsid w:val="00A4256A"/>
    <w:rsid w:val="00A42A30"/>
    <w:rsid w:val="00A43530"/>
    <w:rsid w:val="00A43AA2"/>
    <w:rsid w:val="00A43CFF"/>
    <w:rsid w:val="00A45028"/>
    <w:rsid w:val="00A45ADF"/>
    <w:rsid w:val="00A46437"/>
    <w:rsid w:val="00A468EF"/>
    <w:rsid w:val="00A50E79"/>
    <w:rsid w:val="00A52D4E"/>
    <w:rsid w:val="00A542FA"/>
    <w:rsid w:val="00A545BD"/>
    <w:rsid w:val="00A54675"/>
    <w:rsid w:val="00A54AEB"/>
    <w:rsid w:val="00A54F37"/>
    <w:rsid w:val="00A55FE2"/>
    <w:rsid w:val="00A562A5"/>
    <w:rsid w:val="00A5674A"/>
    <w:rsid w:val="00A57411"/>
    <w:rsid w:val="00A5766B"/>
    <w:rsid w:val="00A65463"/>
    <w:rsid w:val="00A65812"/>
    <w:rsid w:val="00A6609E"/>
    <w:rsid w:val="00A66AA0"/>
    <w:rsid w:val="00A7002C"/>
    <w:rsid w:val="00A70F08"/>
    <w:rsid w:val="00A71037"/>
    <w:rsid w:val="00A71422"/>
    <w:rsid w:val="00A72506"/>
    <w:rsid w:val="00A732A2"/>
    <w:rsid w:val="00A73F53"/>
    <w:rsid w:val="00A74D45"/>
    <w:rsid w:val="00A74E2F"/>
    <w:rsid w:val="00A74F65"/>
    <w:rsid w:val="00A75320"/>
    <w:rsid w:val="00A755AB"/>
    <w:rsid w:val="00A75E26"/>
    <w:rsid w:val="00A77325"/>
    <w:rsid w:val="00A80675"/>
    <w:rsid w:val="00A81C03"/>
    <w:rsid w:val="00A8249C"/>
    <w:rsid w:val="00A84739"/>
    <w:rsid w:val="00A85948"/>
    <w:rsid w:val="00A86170"/>
    <w:rsid w:val="00A8668F"/>
    <w:rsid w:val="00A870C9"/>
    <w:rsid w:val="00A872C0"/>
    <w:rsid w:val="00A90C8E"/>
    <w:rsid w:val="00A91378"/>
    <w:rsid w:val="00A9175D"/>
    <w:rsid w:val="00A91BD9"/>
    <w:rsid w:val="00A91D8C"/>
    <w:rsid w:val="00A923AA"/>
    <w:rsid w:val="00A943AC"/>
    <w:rsid w:val="00A9490B"/>
    <w:rsid w:val="00A94C00"/>
    <w:rsid w:val="00A95052"/>
    <w:rsid w:val="00A95417"/>
    <w:rsid w:val="00A96613"/>
    <w:rsid w:val="00AA0184"/>
    <w:rsid w:val="00AA0258"/>
    <w:rsid w:val="00AA086A"/>
    <w:rsid w:val="00AA139F"/>
    <w:rsid w:val="00AA17A8"/>
    <w:rsid w:val="00AA3FDC"/>
    <w:rsid w:val="00AA40F4"/>
    <w:rsid w:val="00AA5408"/>
    <w:rsid w:val="00AA6859"/>
    <w:rsid w:val="00AA7390"/>
    <w:rsid w:val="00AA768A"/>
    <w:rsid w:val="00AB021C"/>
    <w:rsid w:val="00AB0BB2"/>
    <w:rsid w:val="00AB1724"/>
    <w:rsid w:val="00AB1E4C"/>
    <w:rsid w:val="00AB3280"/>
    <w:rsid w:val="00AB334D"/>
    <w:rsid w:val="00AB4487"/>
    <w:rsid w:val="00AB4E80"/>
    <w:rsid w:val="00AB54F8"/>
    <w:rsid w:val="00AB5543"/>
    <w:rsid w:val="00AB554E"/>
    <w:rsid w:val="00AB6C28"/>
    <w:rsid w:val="00AB7DB7"/>
    <w:rsid w:val="00AC16FA"/>
    <w:rsid w:val="00AC1FBC"/>
    <w:rsid w:val="00AC4E21"/>
    <w:rsid w:val="00AC569A"/>
    <w:rsid w:val="00AC6208"/>
    <w:rsid w:val="00AC79A1"/>
    <w:rsid w:val="00AD020E"/>
    <w:rsid w:val="00AD0EF8"/>
    <w:rsid w:val="00AD1784"/>
    <w:rsid w:val="00AD2512"/>
    <w:rsid w:val="00AD278B"/>
    <w:rsid w:val="00AD30E7"/>
    <w:rsid w:val="00AD3289"/>
    <w:rsid w:val="00AD34E6"/>
    <w:rsid w:val="00AD3910"/>
    <w:rsid w:val="00AD3C1F"/>
    <w:rsid w:val="00AD3DC5"/>
    <w:rsid w:val="00AD48EC"/>
    <w:rsid w:val="00AD579B"/>
    <w:rsid w:val="00AD604E"/>
    <w:rsid w:val="00AD6C25"/>
    <w:rsid w:val="00AD72D5"/>
    <w:rsid w:val="00AE17F8"/>
    <w:rsid w:val="00AE1E70"/>
    <w:rsid w:val="00AE24A0"/>
    <w:rsid w:val="00AE2937"/>
    <w:rsid w:val="00AE2FF0"/>
    <w:rsid w:val="00AE40EB"/>
    <w:rsid w:val="00AE4F6F"/>
    <w:rsid w:val="00AE5F35"/>
    <w:rsid w:val="00AF16F2"/>
    <w:rsid w:val="00AF2DFE"/>
    <w:rsid w:val="00AF37DA"/>
    <w:rsid w:val="00AF3B05"/>
    <w:rsid w:val="00AF3B3F"/>
    <w:rsid w:val="00AF3DA8"/>
    <w:rsid w:val="00AF4044"/>
    <w:rsid w:val="00AF4D12"/>
    <w:rsid w:val="00AF4F33"/>
    <w:rsid w:val="00AF4FB2"/>
    <w:rsid w:val="00AF5794"/>
    <w:rsid w:val="00AF5C73"/>
    <w:rsid w:val="00AF627D"/>
    <w:rsid w:val="00B00137"/>
    <w:rsid w:val="00B003FD"/>
    <w:rsid w:val="00B016D6"/>
    <w:rsid w:val="00B03293"/>
    <w:rsid w:val="00B03C5E"/>
    <w:rsid w:val="00B041D4"/>
    <w:rsid w:val="00B0547A"/>
    <w:rsid w:val="00B05A10"/>
    <w:rsid w:val="00B06002"/>
    <w:rsid w:val="00B07760"/>
    <w:rsid w:val="00B07783"/>
    <w:rsid w:val="00B106A4"/>
    <w:rsid w:val="00B10971"/>
    <w:rsid w:val="00B11E32"/>
    <w:rsid w:val="00B1224D"/>
    <w:rsid w:val="00B1280A"/>
    <w:rsid w:val="00B12A06"/>
    <w:rsid w:val="00B13728"/>
    <w:rsid w:val="00B14F33"/>
    <w:rsid w:val="00B159F2"/>
    <w:rsid w:val="00B16EEC"/>
    <w:rsid w:val="00B17031"/>
    <w:rsid w:val="00B174A3"/>
    <w:rsid w:val="00B17CE5"/>
    <w:rsid w:val="00B17F75"/>
    <w:rsid w:val="00B20A7D"/>
    <w:rsid w:val="00B20E28"/>
    <w:rsid w:val="00B22578"/>
    <w:rsid w:val="00B232CB"/>
    <w:rsid w:val="00B233B4"/>
    <w:rsid w:val="00B23552"/>
    <w:rsid w:val="00B23F20"/>
    <w:rsid w:val="00B242D2"/>
    <w:rsid w:val="00B26F5C"/>
    <w:rsid w:val="00B27E7A"/>
    <w:rsid w:val="00B27EDC"/>
    <w:rsid w:val="00B30559"/>
    <w:rsid w:val="00B30951"/>
    <w:rsid w:val="00B313FD"/>
    <w:rsid w:val="00B3295D"/>
    <w:rsid w:val="00B33105"/>
    <w:rsid w:val="00B3352E"/>
    <w:rsid w:val="00B35C3A"/>
    <w:rsid w:val="00B3657A"/>
    <w:rsid w:val="00B36630"/>
    <w:rsid w:val="00B366E3"/>
    <w:rsid w:val="00B369C3"/>
    <w:rsid w:val="00B400B4"/>
    <w:rsid w:val="00B4043B"/>
    <w:rsid w:val="00B40778"/>
    <w:rsid w:val="00B4077D"/>
    <w:rsid w:val="00B40B0F"/>
    <w:rsid w:val="00B41134"/>
    <w:rsid w:val="00B41709"/>
    <w:rsid w:val="00B41FAB"/>
    <w:rsid w:val="00B42B4C"/>
    <w:rsid w:val="00B438AA"/>
    <w:rsid w:val="00B44B17"/>
    <w:rsid w:val="00B455DB"/>
    <w:rsid w:val="00B46456"/>
    <w:rsid w:val="00B47D31"/>
    <w:rsid w:val="00B504A6"/>
    <w:rsid w:val="00B50952"/>
    <w:rsid w:val="00B51645"/>
    <w:rsid w:val="00B51E4D"/>
    <w:rsid w:val="00B53DA1"/>
    <w:rsid w:val="00B559AA"/>
    <w:rsid w:val="00B56115"/>
    <w:rsid w:val="00B60779"/>
    <w:rsid w:val="00B60C31"/>
    <w:rsid w:val="00B61045"/>
    <w:rsid w:val="00B61F38"/>
    <w:rsid w:val="00B62059"/>
    <w:rsid w:val="00B62B11"/>
    <w:rsid w:val="00B62C8D"/>
    <w:rsid w:val="00B63396"/>
    <w:rsid w:val="00B6344F"/>
    <w:rsid w:val="00B63600"/>
    <w:rsid w:val="00B63E54"/>
    <w:rsid w:val="00B6485B"/>
    <w:rsid w:val="00B64AD0"/>
    <w:rsid w:val="00B64CD9"/>
    <w:rsid w:val="00B6544D"/>
    <w:rsid w:val="00B66019"/>
    <w:rsid w:val="00B67444"/>
    <w:rsid w:val="00B711FC"/>
    <w:rsid w:val="00B71353"/>
    <w:rsid w:val="00B723B0"/>
    <w:rsid w:val="00B72D12"/>
    <w:rsid w:val="00B73427"/>
    <w:rsid w:val="00B73496"/>
    <w:rsid w:val="00B73BFE"/>
    <w:rsid w:val="00B757F9"/>
    <w:rsid w:val="00B76712"/>
    <w:rsid w:val="00B80B6D"/>
    <w:rsid w:val="00B81136"/>
    <w:rsid w:val="00B8113C"/>
    <w:rsid w:val="00B812EF"/>
    <w:rsid w:val="00B82AE8"/>
    <w:rsid w:val="00B82DC5"/>
    <w:rsid w:val="00B834B2"/>
    <w:rsid w:val="00B83C02"/>
    <w:rsid w:val="00B842A2"/>
    <w:rsid w:val="00B84A13"/>
    <w:rsid w:val="00B8541F"/>
    <w:rsid w:val="00B86422"/>
    <w:rsid w:val="00B86482"/>
    <w:rsid w:val="00B86778"/>
    <w:rsid w:val="00B87176"/>
    <w:rsid w:val="00B912A8"/>
    <w:rsid w:val="00B92471"/>
    <w:rsid w:val="00B9281E"/>
    <w:rsid w:val="00B93037"/>
    <w:rsid w:val="00B93A02"/>
    <w:rsid w:val="00B93A4E"/>
    <w:rsid w:val="00B93E92"/>
    <w:rsid w:val="00B94A86"/>
    <w:rsid w:val="00B952A2"/>
    <w:rsid w:val="00B95CC6"/>
    <w:rsid w:val="00B971C3"/>
    <w:rsid w:val="00BA38E3"/>
    <w:rsid w:val="00BA4057"/>
    <w:rsid w:val="00BA522C"/>
    <w:rsid w:val="00BA6D43"/>
    <w:rsid w:val="00BA704B"/>
    <w:rsid w:val="00BB02A9"/>
    <w:rsid w:val="00BB07EF"/>
    <w:rsid w:val="00BB097A"/>
    <w:rsid w:val="00BB0ACA"/>
    <w:rsid w:val="00BB11BB"/>
    <w:rsid w:val="00BB15A8"/>
    <w:rsid w:val="00BB1D32"/>
    <w:rsid w:val="00BB3156"/>
    <w:rsid w:val="00BB34CE"/>
    <w:rsid w:val="00BB5A88"/>
    <w:rsid w:val="00BB5DF8"/>
    <w:rsid w:val="00BB6026"/>
    <w:rsid w:val="00BB759C"/>
    <w:rsid w:val="00BB76FF"/>
    <w:rsid w:val="00BC0789"/>
    <w:rsid w:val="00BC0973"/>
    <w:rsid w:val="00BC14AD"/>
    <w:rsid w:val="00BC235D"/>
    <w:rsid w:val="00BC443A"/>
    <w:rsid w:val="00BC4A0F"/>
    <w:rsid w:val="00BC5941"/>
    <w:rsid w:val="00BC59C5"/>
    <w:rsid w:val="00BC5C83"/>
    <w:rsid w:val="00BC611E"/>
    <w:rsid w:val="00BD1747"/>
    <w:rsid w:val="00BD360A"/>
    <w:rsid w:val="00BD3AC0"/>
    <w:rsid w:val="00BD4E1F"/>
    <w:rsid w:val="00BD6D36"/>
    <w:rsid w:val="00BD7755"/>
    <w:rsid w:val="00BE0667"/>
    <w:rsid w:val="00BE1E9C"/>
    <w:rsid w:val="00BE235C"/>
    <w:rsid w:val="00BE2828"/>
    <w:rsid w:val="00BE3D15"/>
    <w:rsid w:val="00BE5E85"/>
    <w:rsid w:val="00BE6283"/>
    <w:rsid w:val="00BE7C21"/>
    <w:rsid w:val="00BF1BC2"/>
    <w:rsid w:val="00BF390A"/>
    <w:rsid w:val="00BF54F0"/>
    <w:rsid w:val="00BF5AD2"/>
    <w:rsid w:val="00BF663A"/>
    <w:rsid w:val="00BF6D24"/>
    <w:rsid w:val="00BF7AF7"/>
    <w:rsid w:val="00C003C9"/>
    <w:rsid w:val="00C01FBB"/>
    <w:rsid w:val="00C03B54"/>
    <w:rsid w:val="00C045C6"/>
    <w:rsid w:val="00C06F64"/>
    <w:rsid w:val="00C07673"/>
    <w:rsid w:val="00C10028"/>
    <w:rsid w:val="00C101CC"/>
    <w:rsid w:val="00C10852"/>
    <w:rsid w:val="00C10A53"/>
    <w:rsid w:val="00C11690"/>
    <w:rsid w:val="00C157D1"/>
    <w:rsid w:val="00C163EB"/>
    <w:rsid w:val="00C17347"/>
    <w:rsid w:val="00C17AFA"/>
    <w:rsid w:val="00C20031"/>
    <w:rsid w:val="00C20903"/>
    <w:rsid w:val="00C20F0B"/>
    <w:rsid w:val="00C22A51"/>
    <w:rsid w:val="00C23216"/>
    <w:rsid w:val="00C23CC7"/>
    <w:rsid w:val="00C25E7E"/>
    <w:rsid w:val="00C26520"/>
    <w:rsid w:val="00C30374"/>
    <w:rsid w:val="00C30B99"/>
    <w:rsid w:val="00C31866"/>
    <w:rsid w:val="00C32201"/>
    <w:rsid w:val="00C34782"/>
    <w:rsid w:val="00C348A6"/>
    <w:rsid w:val="00C35328"/>
    <w:rsid w:val="00C3533E"/>
    <w:rsid w:val="00C36111"/>
    <w:rsid w:val="00C3749E"/>
    <w:rsid w:val="00C40455"/>
    <w:rsid w:val="00C41119"/>
    <w:rsid w:val="00C419CF"/>
    <w:rsid w:val="00C42C54"/>
    <w:rsid w:val="00C43499"/>
    <w:rsid w:val="00C4518B"/>
    <w:rsid w:val="00C47720"/>
    <w:rsid w:val="00C52862"/>
    <w:rsid w:val="00C529A3"/>
    <w:rsid w:val="00C52B34"/>
    <w:rsid w:val="00C5305C"/>
    <w:rsid w:val="00C538BA"/>
    <w:rsid w:val="00C54595"/>
    <w:rsid w:val="00C56A70"/>
    <w:rsid w:val="00C57AAC"/>
    <w:rsid w:val="00C6037F"/>
    <w:rsid w:val="00C606F0"/>
    <w:rsid w:val="00C608A9"/>
    <w:rsid w:val="00C6096E"/>
    <w:rsid w:val="00C60CD1"/>
    <w:rsid w:val="00C60DA4"/>
    <w:rsid w:val="00C60F45"/>
    <w:rsid w:val="00C6128B"/>
    <w:rsid w:val="00C614B5"/>
    <w:rsid w:val="00C626DD"/>
    <w:rsid w:val="00C673F4"/>
    <w:rsid w:val="00C67979"/>
    <w:rsid w:val="00C67E13"/>
    <w:rsid w:val="00C7131E"/>
    <w:rsid w:val="00C71AFF"/>
    <w:rsid w:val="00C71B67"/>
    <w:rsid w:val="00C721D2"/>
    <w:rsid w:val="00C72753"/>
    <w:rsid w:val="00C72B12"/>
    <w:rsid w:val="00C730A8"/>
    <w:rsid w:val="00C73F39"/>
    <w:rsid w:val="00C74217"/>
    <w:rsid w:val="00C74807"/>
    <w:rsid w:val="00C75912"/>
    <w:rsid w:val="00C766AE"/>
    <w:rsid w:val="00C808D6"/>
    <w:rsid w:val="00C80C29"/>
    <w:rsid w:val="00C81161"/>
    <w:rsid w:val="00C811B4"/>
    <w:rsid w:val="00C8171D"/>
    <w:rsid w:val="00C824C7"/>
    <w:rsid w:val="00C834CE"/>
    <w:rsid w:val="00C858C5"/>
    <w:rsid w:val="00C86F4D"/>
    <w:rsid w:val="00C870B1"/>
    <w:rsid w:val="00C87A92"/>
    <w:rsid w:val="00C90CAC"/>
    <w:rsid w:val="00C93117"/>
    <w:rsid w:val="00C933F7"/>
    <w:rsid w:val="00C93BC4"/>
    <w:rsid w:val="00C93C14"/>
    <w:rsid w:val="00C93E37"/>
    <w:rsid w:val="00C94FF5"/>
    <w:rsid w:val="00C95B2F"/>
    <w:rsid w:val="00C95DF8"/>
    <w:rsid w:val="00C97586"/>
    <w:rsid w:val="00C975F6"/>
    <w:rsid w:val="00C97C10"/>
    <w:rsid w:val="00CA032D"/>
    <w:rsid w:val="00CA05AC"/>
    <w:rsid w:val="00CA137E"/>
    <w:rsid w:val="00CA2B0E"/>
    <w:rsid w:val="00CA2B86"/>
    <w:rsid w:val="00CA34F8"/>
    <w:rsid w:val="00CA3986"/>
    <w:rsid w:val="00CA4216"/>
    <w:rsid w:val="00CA42EA"/>
    <w:rsid w:val="00CA53C7"/>
    <w:rsid w:val="00CA597D"/>
    <w:rsid w:val="00CA5D75"/>
    <w:rsid w:val="00CA61F5"/>
    <w:rsid w:val="00CA65FD"/>
    <w:rsid w:val="00CB0BF0"/>
    <w:rsid w:val="00CB0C1C"/>
    <w:rsid w:val="00CB0F43"/>
    <w:rsid w:val="00CB1DFF"/>
    <w:rsid w:val="00CB2B76"/>
    <w:rsid w:val="00CB3BE0"/>
    <w:rsid w:val="00CB4B28"/>
    <w:rsid w:val="00CB4D87"/>
    <w:rsid w:val="00CB7D66"/>
    <w:rsid w:val="00CB7FC8"/>
    <w:rsid w:val="00CC2100"/>
    <w:rsid w:val="00CC21FD"/>
    <w:rsid w:val="00CC24C5"/>
    <w:rsid w:val="00CC24F0"/>
    <w:rsid w:val="00CC3C64"/>
    <w:rsid w:val="00CC43D8"/>
    <w:rsid w:val="00CC4559"/>
    <w:rsid w:val="00CC529C"/>
    <w:rsid w:val="00CC5357"/>
    <w:rsid w:val="00CC5560"/>
    <w:rsid w:val="00CC67C9"/>
    <w:rsid w:val="00CC7951"/>
    <w:rsid w:val="00CC7DBB"/>
    <w:rsid w:val="00CD028E"/>
    <w:rsid w:val="00CD0C37"/>
    <w:rsid w:val="00CD0EB1"/>
    <w:rsid w:val="00CD0FEA"/>
    <w:rsid w:val="00CD103B"/>
    <w:rsid w:val="00CD1050"/>
    <w:rsid w:val="00CD1B95"/>
    <w:rsid w:val="00CD1E51"/>
    <w:rsid w:val="00CD2BCE"/>
    <w:rsid w:val="00CD3787"/>
    <w:rsid w:val="00CD4509"/>
    <w:rsid w:val="00CD4EFD"/>
    <w:rsid w:val="00CD562F"/>
    <w:rsid w:val="00CD5D17"/>
    <w:rsid w:val="00CD67B1"/>
    <w:rsid w:val="00CD6DCC"/>
    <w:rsid w:val="00CD7EF4"/>
    <w:rsid w:val="00CE1317"/>
    <w:rsid w:val="00CE1719"/>
    <w:rsid w:val="00CE328A"/>
    <w:rsid w:val="00CE3A8B"/>
    <w:rsid w:val="00CE3B84"/>
    <w:rsid w:val="00CE4075"/>
    <w:rsid w:val="00CE4454"/>
    <w:rsid w:val="00CE46B5"/>
    <w:rsid w:val="00CE4A42"/>
    <w:rsid w:val="00CE4C5F"/>
    <w:rsid w:val="00CE69E1"/>
    <w:rsid w:val="00CE7029"/>
    <w:rsid w:val="00CE7110"/>
    <w:rsid w:val="00CF031F"/>
    <w:rsid w:val="00CF085B"/>
    <w:rsid w:val="00CF0C75"/>
    <w:rsid w:val="00CF1130"/>
    <w:rsid w:val="00CF13CD"/>
    <w:rsid w:val="00CF1B94"/>
    <w:rsid w:val="00CF1D72"/>
    <w:rsid w:val="00CF2F0C"/>
    <w:rsid w:val="00CF3995"/>
    <w:rsid w:val="00CF3E04"/>
    <w:rsid w:val="00CF42BB"/>
    <w:rsid w:val="00CF475D"/>
    <w:rsid w:val="00CF4BA9"/>
    <w:rsid w:val="00CF5365"/>
    <w:rsid w:val="00CF6B81"/>
    <w:rsid w:val="00CF756E"/>
    <w:rsid w:val="00D021C1"/>
    <w:rsid w:val="00D0343C"/>
    <w:rsid w:val="00D03E93"/>
    <w:rsid w:val="00D0416A"/>
    <w:rsid w:val="00D05C23"/>
    <w:rsid w:val="00D07EBA"/>
    <w:rsid w:val="00D103A3"/>
    <w:rsid w:val="00D10D09"/>
    <w:rsid w:val="00D110B5"/>
    <w:rsid w:val="00D11A79"/>
    <w:rsid w:val="00D1241C"/>
    <w:rsid w:val="00D1286D"/>
    <w:rsid w:val="00D14E0D"/>
    <w:rsid w:val="00D16141"/>
    <w:rsid w:val="00D164AD"/>
    <w:rsid w:val="00D166BF"/>
    <w:rsid w:val="00D1789C"/>
    <w:rsid w:val="00D17BE9"/>
    <w:rsid w:val="00D17ED7"/>
    <w:rsid w:val="00D20863"/>
    <w:rsid w:val="00D21228"/>
    <w:rsid w:val="00D226F6"/>
    <w:rsid w:val="00D234FE"/>
    <w:rsid w:val="00D2356B"/>
    <w:rsid w:val="00D23DF9"/>
    <w:rsid w:val="00D2416D"/>
    <w:rsid w:val="00D25293"/>
    <w:rsid w:val="00D260A3"/>
    <w:rsid w:val="00D260AA"/>
    <w:rsid w:val="00D27AA4"/>
    <w:rsid w:val="00D304B4"/>
    <w:rsid w:val="00D32106"/>
    <w:rsid w:val="00D32AD4"/>
    <w:rsid w:val="00D32FC4"/>
    <w:rsid w:val="00D33EA2"/>
    <w:rsid w:val="00D369DD"/>
    <w:rsid w:val="00D37F67"/>
    <w:rsid w:val="00D41B16"/>
    <w:rsid w:val="00D42949"/>
    <w:rsid w:val="00D42BEC"/>
    <w:rsid w:val="00D431EC"/>
    <w:rsid w:val="00D43A2B"/>
    <w:rsid w:val="00D45853"/>
    <w:rsid w:val="00D45B19"/>
    <w:rsid w:val="00D4724C"/>
    <w:rsid w:val="00D47789"/>
    <w:rsid w:val="00D47AC4"/>
    <w:rsid w:val="00D47C52"/>
    <w:rsid w:val="00D47E00"/>
    <w:rsid w:val="00D47E03"/>
    <w:rsid w:val="00D50040"/>
    <w:rsid w:val="00D50340"/>
    <w:rsid w:val="00D503FE"/>
    <w:rsid w:val="00D5069A"/>
    <w:rsid w:val="00D52CC2"/>
    <w:rsid w:val="00D5313F"/>
    <w:rsid w:val="00D5363D"/>
    <w:rsid w:val="00D540DF"/>
    <w:rsid w:val="00D5589C"/>
    <w:rsid w:val="00D55C18"/>
    <w:rsid w:val="00D56D35"/>
    <w:rsid w:val="00D57DAC"/>
    <w:rsid w:val="00D60004"/>
    <w:rsid w:val="00D603BB"/>
    <w:rsid w:val="00D62433"/>
    <w:rsid w:val="00D62464"/>
    <w:rsid w:val="00D648FB"/>
    <w:rsid w:val="00D6799E"/>
    <w:rsid w:val="00D7005D"/>
    <w:rsid w:val="00D7019E"/>
    <w:rsid w:val="00D703C1"/>
    <w:rsid w:val="00D70614"/>
    <w:rsid w:val="00D711C0"/>
    <w:rsid w:val="00D71304"/>
    <w:rsid w:val="00D71759"/>
    <w:rsid w:val="00D71B0E"/>
    <w:rsid w:val="00D72296"/>
    <w:rsid w:val="00D72D5C"/>
    <w:rsid w:val="00D72F69"/>
    <w:rsid w:val="00D75317"/>
    <w:rsid w:val="00D77637"/>
    <w:rsid w:val="00D7774F"/>
    <w:rsid w:val="00D77DAE"/>
    <w:rsid w:val="00D80E89"/>
    <w:rsid w:val="00D82A15"/>
    <w:rsid w:val="00D82B84"/>
    <w:rsid w:val="00D836FB"/>
    <w:rsid w:val="00D83CD4"/>
    <w:rsid w:val="00D83DB9"/>
    <w:rsid w:val="00D83FD5"/>
    <w:rsid w:val="00D844DB"/>
    <w:rsid w:val="00D84735"/>
    <w:rsid w:val="00D84C22"/>
    <w:rsid w:val="00D85C5D"/>
    <w:rsid w:val="00D85CD3"/>
    <w:rsid w:val="00D872A3"/>
    <w:rsid w:val="00D87873"/>
    <w:rsid w:val="00D90873"/>
    <w:rsid w:val="00D90A99"/>
    <w:rsid w:val="00D923F1"/>
    <w:rsid w:val="00D926F8"/>
    <w:rsid w:val="00D9294F"/>
    <w:rsid w:val="00D93092"/>
    <w:rsid w:val="00D94555"/>
    <w:rsid w:val="00D9468C"/>
    <w:rsid w:val="00D94C29"/>
    <w:rsid w:val="00D96D8D"/>
    <w:rsid w:val="00D97BC7"/>
    <w:rsid w:val="00D97DC2"/>
    <w:rsid w:val="00DA1143"/>
    <w:rsid w:val="00DA18D1"/>
    <w:rsid w:val="00DA22B7"/>
    <w:rsid w:val="00DA336D"/>
    <w:rsid w:val="00DA4C01"/>
    <w:rsid w:val="00DA4E06"/>
    <w:rsid w:val="00DA5457"/>
    <w:rsid w:val="00DA6CFB"/>
    <w:rsid w:val="00DA79BE"/>
    <w:rsid w:val="00DA7D74"/>
    <w:rsid w:val="00DA7DAE"/>
    <w:rsid w:val="00DB11A8"/>
    <w:rsid w:val="00DB17DC"/>
    <w:rsid w:val="00DB1934"/>
    <w:rsid w:val="00DB28B7"/>
    <w:rsid w:val="00DB2DE1"/>
    <w:rsid w:val="00DB3533"/>
    <w:rsid w:val="00DB3E40"/>
    <w:rsid w:val="00DB4B49"/>
    <w:rsid w:val="00DB5B0A"/>
    <w:rsid w:val="00DB6FF9"/>
    <w:rsid w:val="00DB711A"/>
    <w:rsid w:val="00DB72B6"/>
    <w:rsid w:val="00DB78C0"/>
    <w:rsid w:val="00DC1425"/>
    <w:rsid w:val="00DC166F"/>
    <w:rsid w:val="00DC35CB"/>
    <w:rsid w:val="00DC3C7A"/>
    <w:rsid w:val="00DC467B"/>
    <w:rsid w:val="00DC6BFF"/>
    <w:rsid w:val="00DC7861"/>
    <w:rsid w:val="00DC7A63"/>
    <w:rsid w:val="00DC7C91"/>
    <w:rsid w:val="00DD0FA1"/>
    <w:rsid w:val="00DD161D"/>
    <w:rsid w:val="00DD185F"/>
    <w:rsid w:val="00DD19B4"/>
    <w:rsid w:val="00DD3B9A"/>
    <w:rsid w:val="00DD41A3"/>
    <w:rsid w:val="00DD4DD2"/>
    <w:rsid w:val="00DD555F"/>
    <w:rsid w:val="00DD5FF6"/>
    <w:rsid w:val="00DD623B"/>
    <w:rsid w:val="00DD6BEC"/>
    <w:rsid w:val="00DD7136"/>
    <w:rsid w:val="00DD780E"/>
    <w:rsid w:val="00DD7A3F"/>
    <w:rsid w:val="00DD7B79"/>
    <w:rsid w:val="00DE0B67"/>
    <w:rsid w:val="00DE1821"/>
    <w:rsid w:val="00DE37A3"/>
    <w:rsid w:val="00DE37F2"/>
    <w:rsid w:val="00DE39CB"/>
    <w:rsid w:val="00DE46EA"/>
    <w:rsid w:val="00DE490B"/>
    <w:rsid w:val="00DF03AE"/>
    <w:rsid w:val="00DF0574"/>
    <w:rsid w:val="00DF0667"/>
    <w:rsid w:val="00DF1179"/>
    <w:rsid w:val="00DF1607"/>
    <w:rsid w:val="00DF192C"/>
    <w:rsid w:val="00DF1D8E"/>
    <w:rsid w:val="00DF46CC"/>
    <w:rsid w:val="00DF4A90"/>
    <w:rsid w:val="00DF541D"/>
    <w:rsid w:val="00DF5E00"/>
    <w:rsid w:val="00DF79DF"/>
    <w:rsid w:val="00DF7E65"/>
    <w:rsid w:val="00E000DB"/>
    <w:rsid w:val="00E021EB"/>
    <w:rsid w:val="00E021F3"/>
    <w:rsid w:val="00E0240C"/>
    <w:rsid w:val="00E0449F"/>
    <w:rsid w:val="00E056EA"/>
    <w:rsid w:val="00E05981"/>
    <w:rsid w:val="00E05BB6"/>
    <w:rsid w:val="00E06386"/>
    <w:rsid w:val="00E06869"/>
    <w:rsid w:val="00E1139E"/>
    <w:rsid w:val="00E11C95"/>
    <w:rsid w:val="00E1253B"/>
    <w:rsid w:val="00E130E7"/>
    <w:rsid w:val="00E137E4"/>
    <w:rsid w:val="00E13B41"/>
    <w:rsid w:val="00E14356"/>
    <w:rsid w:val="00E145E5"/>
    <w:rsid w:val="00E14F1A"/>
    <w:rsid w:val="00E15601"/>
    <w:rsid w:val="00E15F1D"/>
    <w:rsid w:val="00E161E1"/>
    <w:rsid w:val="00E16242"/>
    <w:rsid w:val="00E16D28"/>
    <w:rsid w:val="00E16EB6"/>
    <w:rsid w:val="00E17DF0"/>
    <w:rsid w:val="00E20B8A"/>
    <w:rsid w:val="00E20FAF"/>
    <w:rsid w:val="00E211FA"/>
    <w:rsid w:val="00E21634"/>
    <w:rsid w:val="00E216E0"/>
    <w:rsid w:val="00E235ED"/>
    <w:rsid w:val="00E2382C"/>
    <w:rsid w:val="00E23930"/>
    <w:rsid w:val="00E24780"/>
    <w:rsid w:val="00E24FA0"/>
    <w:rsid w:val="00E26237"/>
    <w:rsid w:val="00E26F70"/>
    <w:rsid w:val="00E30E89"/>
    <w:rsid w:val="00E3191A"/>
    <w:rsid w:val="00E31EF5"/>
    <w:rsid w:val="00E31F3B"/>
    <w:rsid w:val="00E337AE"/>
    <w:rsid w:val="00E34C2C"/>
    <w:rsid w:val="00E3768F"/>
    <w:rsid w:val="00E37EBE"/>
    <w:rsid w:val="00E4077A"/>
    <w:rsid w:val="00E41551"/>
    <w:rsid w:val="00E426B3"/>
    <w:rsid w:val="00E42922"/>
    <w:rsid w:val="00E43240"/>
    <w:rsid w:val="00E44C40"/>
    <w:rsid w:val="00E4588C"/>
    <w:rsid w:val="00E46FBE"/>
    <w:rsid w:val="00E47E45"/>
    <w:rsid w:val="00E505D6"/>
    <w:rsid w:val="00E50943"/>
    <w:rsid w:val="00E50C93"/>
    <w:rsid w:val="00E510BD"/>
    <w:rsid w:val="00E51B0A"/>
    <w:rsid w:val="00E51B78"/>
    <w:rsid w:val="00E530AB"/>
    <w:rsid w:val="00E53558"/>
    <w:rsid w:val="00E5394F"/>
    <w:rsid w:val="00E54DF3"/>
    <w:rsid w:val="00E55093"/>
    <w:rsid w:val="00E55550"/>
    <w:rsid w:val="00E562F3"/>
    <w:rsid w:val="00E57881"/>
    <w:rsid w:val="00E6111E"/>
    <w:rsid w:val="00E6225C"/>
    <w:rsid w:val="00E6271B"/>
    <w:rsid w:val="00E62A08"/>
    <w:rsid w:val="00E62B65"/>
    <w:rsid w:val="00E6586C"/>
    <w:rsid w:val="00E65C2B"/>
    <w:rsid w:val="00E6655D"/>
    <w:rsid w:val="00E66613"/>
    <w:rsid w:val="00E66B57"/>
    <w:rsid w:val="00E66B86"/>
    <w:rsid w:val="00E66E38"/>
    <w:rsid w:val="00E66FC3"/>
    <w:rsid w:val="00E672CA"/>
    <w:rsid w:val="00E6796A"/>
    <w:rsid w:val="00E67F51"/>
    <w:rsid w:val="00E70393"/>
    <w:rsid w:val="00E703F5"/>
    <w:rsid w:val="00E70BBB"/>
    <w:rsid w:val="00E71C48"/>
    <w:rsid w:val="00E71FB0"/>
    <w:rsid w:val="00E72E39"/>
    <w:rsid w:val="00E73CA4"/>
    <w:rsid w:val="00E74160"/>
    <w:rsid w:val="00E74C50"/>
    <w:rsid w:val="00E77DE4"/>
    <w:rsid w:val="00E81BDD"/>
    <w:rsid w:val="00E82557"/>
    <w:rsid w:val="00E83AB6"/>
    <w:rsid w:val="00E85115"/>
    <w:rsid w:val="00E86400"/>
    <w:rsid w:val="00E86AB8"/>
    <w:rsid w:val="00E87501"/>
    <w:rsid w:val="00E902C8"/>
    <w:rsid w:val="00E90C26"/>
    <w:rsid w:val="00E91A4D"/>
    <w:rsid w:val="00E91DE9"/>
    <w:rsid w:val="00E91EFA"/>
    <w:rsid w:val="00E92019"/>
    <w:rsid w:val="00E9204E"/>
    <w:rsid w:val="00E92892"/>
    <w:rsid w:val="00E92DA3"/>
    <w:rsid w:val="00E92EBF"/>
    <w:rsid w:val="00E96832"/>
    <w:rsid w:val="00EA0545"/>
    <w:rsid w:val="00EA14B8"/>
    <w:rsid w:val="00EA1CDC"/>
    <w:rsid w:val="00EA3172"/>
    <w:rsid w:val="00EA3D0C"/>
    <w:rsid w:val="00EA6426"/>
    <w:rsid w:val="00EA6819"/>
    <w:rsid w:val="00EB1BD9"/>
    <w:rsid w:val="00EB2210"/>
    <w:rsid w:val="00EB39AE"/>
    <w:rsid w:val="00EB3BEE"/>
    <w:rsid w:val="00EB40BC"/>
    <w:rsid w:val="00EB4225"/>
    <w:rsid w:val="00EB5068"/>
    <w:rsid w:val="00EB5E22"/>
    <w:rsid w:val="00EB6667"/>
    <w:rsid w:val="00EB68F0"/>
    <w:rsid w:val="00EB6B4B"/>
    <w:rsid w:val="00EB6C83"/>
    <w:rsid w:val="00EC06D2"/>
    <w:rsid w:val="00EC0EB2"/>
    <w:rsid w:val="00EC30B4"/>
    <w:rsid w:val="00EC4A6A"/>
    <w:rsid w:val="00EC51E5"/>
    <w:rsid w:val="00EC537E"/>
    <w:rsid w:val="00EC66FE"/>
    <w:rsid w:val="00ED1B2B"/>
    <w:rsid w:val="00ED1E4D"/>
    <w:rsid w:val="00ED212A"/>
    <w:rsid w:val="00ED22CF"/>
    <w:rsid w:val="00ED23AC"/>
    <w:rsid w:val="00ED23BC"/>
    <w:rsid w:val="00ED29F4"/>
    <w:rsid w:val="00ED3382"/>
    <w:rsid w:val="00ED37F8"/>
    <w:rsid w:val="00ED3B32"/>
    <w:rsid w:val="00ED3E8A"/>
    <w:rsid w:val="00ED4139"/>
    <w:rsid w:val="00ED4962"/>
    <w:rsid w:val="00ED5D8F"/>
    <w:rsid w:val="00ED6167"/>
    <w:rsid w:val="00ED6291"/>
    <w:rsid w:val="00ED6CEA"/>
    <w:rsid w:val="00EE0603"/>
    <w:rsid w:val="00EE0B68"/>
    <w:rsid w:val="00EE0C94"/>
    <w:rsid w:val="00EE1E37"/>
    <w:rsid w:val="00EE2D77"/>
    <w:rsid w:val="00EE37F6"/>
    <w:rsid w:val="00EE3B1B"/>
    <w:rsid w:val="00EE4F7C"/>
    <w:rsid w:val="00EE5456"/>
    <w:rsid w:val="00EE55C7"/>
    <w:rsid w:val="00EE59DB"/>
    <w:rsid w:val="00EE68D1"/>
    <w:rsid w:val="00EE741D"/>
    <w:rsid w:val="00EF03C2"/>
    <w:rsid w:val="00EF23E0"/>
    <w:rsid w:val="00EF242F"/>
    <w:rsid w:val="00EF288C"/>
    <w:rsid w:val="00EF39EB"/>
    <w:rsid w:val="00EF44CF"/>
    <w:rsid w:val="00EF46B0"/>
    <w:rsid w:val="00EF4B04"/>
    <w:rsid w:val="00EF5D7F"/>
    <w:rsid w:val="00EF602D"/>
    <w:rsid w:val="00EF681D"/>
    <w:rsid w:val="00EF7729"/>
    <w:rsid w:val="00F00D9E"/>
    <w:rsid w:val="00F01306"/>
    <w:rsid w:val="00F01759"/>
    <w:rsid w:val="00F030A7"/>
    <w:rsid w:val="00F03749"/>
    <w:rsid w:val="00F0382F"/>
    <w:rsid w:val="00F03CB0"/>
    <w:rsid w:val="00F04894"/>
    <w:rsid w:val="00F05E05"/>
    <w:rsid w:val="00F06784"/>
    <w:rsid w:val="00F06822"/>
    <w:rsid w:val="00F06FCE"/>
    <w:rsid w:val="00F078F2"/>
    <w:rsid w:val="00F10640"/>
    <w:rsid w:val="00F114E7"/>
    <w:rsid w:val="00F11A8D"/>
    <w:rsid w:val="00F124F7"/>
    <w:rsid w:val="00F1304F"/>
    <w:rsid w:val="00F151B1"/>
    <w:rsid w:val="00F152F9"/>
    <w:rsid w:val="00F153F0"/>
    <w:rsid w:val="00F1598B"/>
    <w:rsid w:val="00F17D76"/>
    <w:rsid w:val="00F20304"/>
    <w:rsid w:val="00F20EBA"/>
    <w:rsid w:val="00F2285D"/>
    <w:rsid w:val="00F23659"/>
    <w:rsid w:val="00F23D98"/>
    <w:rsid w:val="00F23EED"/>
    <w:rsid w:val="00F26259"/>
    <w:rsid w:val="00F27235"/>
    <w:rsid w:val="00F279D8"/>
    <w:rsid w:val="00F30490"/>
    <w:rsid w:val="00F30948"/>
    <w:rsid w:val="00F3265E"/>
    <w:rsid w:val="00F32B27"/>
    <w:rsid w:val="00F32BB6"/>
    <w:rsid w:val="00F338AF"/>
    <w:rsid w:val="00F34C14"/>
    <w:rsid w:val="00F35B0A"/>
    <w:rsid w:val="00F35F19"/>
    <w:rsid w:val="00F36FFE"/>
    <w:rsid w:val="00F37A91"/>
    <w:rsid w:val="00F37C3C"/>
    <w:rsid w:val="00F404B1"/>
    <w:rsid w:val="00F443CB"/>
    <w:rsid w:val="00F46314"/>
    <w:rsid w:val="00F465B7"/>
    <w:rsid w:val="00F465E5"/>
    <w:rsid w:val="00F469D4"/>
    <w:rsid w:val="00F473B4"/>
    <w:rsid w:val="00F47613"/>
    <w:rsid w:val="00F478D6"/>
    <w:rsid w:val="00F47A82"/>
    <w:rsid w:val="00F47CF2"/>
    <w:rsid w:val="00F47EAD"/>
    <w:rsid w:val="00F509E8"/>
    <w:rsid w:val="00F5169C"/>
    <w:rsid w:val="00F51F5A"/>
    <w:rsid w:val="00F52573"/>
    <w:rsid w:val="00F53AE6"/>
    <w:rsid w:val="00F540A6"/>
    <w:rsid w:val="00F546C2"/>
    <w:rsid w:val="00F54F30"/>
    <w:rsid w:val="00F56AA0"/>
    <w:rsid w:val="00F606A6"/>
    <w:rsid w:val="00F61822"/>
    <w:rsid w:val="00F618A4"/>
    <w:rsid w:val="00F62287"/>
    <w:rsid w:val="00F630FD"/>
    <w:rsid w:val="00F63359"/>
    <w:rsid w:val="00F64284"/>
    <w:rsid w:val="00F6470D"/>
    <w:rsid w:val="00F64912"/>
    <w:rsid w:val="00F65A20"/>
    <w:rsid w:val="00F66C1C"/>
    <w:rsid w:val="00F6751C"/>
    <w:rsid w:val="00F7012C"/>
    <w:rsid w:val="00F70429"/>
    <w:rsid w:val="00F7106A"/>
    <w:rsid w:val="00F7184E"/>
    <w:rsid w:val="00F72530"/>
    <w:rsid w:val="00F732EB"/>
    <w:rsid w:val="00F73B81"/>
    <w:rsid w:val="00F747B4"/>
    <w:rsid w:val="00F74E28"/>
    <w:rsid w:val="00F765F2"/>
    <w:rsid w:val="00F76EDE"/>
    <w:rsid w:val="00F76F17"/>
    <w:rsid w:val="00F803FE"/>
    <w:rsid w:val="00F80563"/>
    <w:rsid w:val="00F805C6"/>
    <w:rsid w:val="00F80884"/>
    <w:rsid w:val="00F82842"/>
    <w:rsid w:val="00F82AB2"/>
    <w:rsid w:val="00F82B72"/>
    <w:rsid w:val="00F82C24"/>
    <w:rsid w:val="00F83365"/>
    <w:rsid w:val="00F8477A"/>
    <w:rsid w:val="00F84EE5"/>
    <w:rsid w:val="00F85464"/>
    <w:rsid w:val="00F85484"/>
    <w:rsid w:val="00F87556"/>
    <w:rsid w:val="00F87588"/>
    <w:rsid w:val="00F90D4E"/>
    <w:rsid w:val="00F912CC"/>
    <w:rsid w:val="00F91DA2"/>
    <w:rsid w:val="00F93066"/>
    <w:rsid w:val="00F93515"/>
    <w:rsid w:val="00F93D49"/>
    <w:rsid w:val="00F94E96"/>
    <w:rsid w:val="00F967B7"/>
    <w:rsid w:val="00F967F3"/>
    <w:rsid w:val="00FA02E3"/>
    <w:rsid w:val="00FA0BB9"/>
    <w:rsid w:val="00FA2E00"/>
    <w:rsid w:val="00FA2F27"/>
    <w:rsid w:val="00FA3D60"/>
    <w:rsid w:val="00FA5EC5"/>
    <w:rsid w:val="00FA7437"/>
    <w:rsid w:val="00FB0144"/>
    <w:rsid w:val="00FB133A"/>
    <w:rsid w:val="00FB26D9"/>
    <w:rsid w:val="00FB2D2F"/>
    <w:rsid w:val="00FB3F1B"/>
    <w:rsid w:val="00FB3FF0"/>
    <w:rsid w:val="00FB41E0"/>
    <w:rsid w:val="00FB5E89"/>
    <w:rsid w:val="00FB7D86"/>
    <w:rsid w:val="00FC0390"/>
    <w:rsid w:val="00FC3BF8"/>
    <w:rsid w:val="00FC3EC7"/>
    <w:rsid w:val="00FC3EDA"/>
    <w:rsid w:val="00FC6C39"/>
    <w:rsid w:val="00FC7030"/>
    <w:rsid w:val="00FD10FA"/>
    <w:rsid w:val="00FD1764"/>
    <w:rsid w:val="00FD1CA9"/>
    <w:rsid w:val="00FD2350"/>
    <w:rsid w:val="00FD46BF"/>
    <w:rsid w:val="00FD4707"/>
    <w:rsid w:val="00FD6A63"/>
    <w:rsid w:val="00FD6B87"/>
    <w:rsid w:val="00FE0729"/>
    <w:rsid w:val="00FE0844"/>
    <w:rsid w:val="00FE212E"/>
    <w:rsid w:val="00FE249B"/>
    <w:rsid w:val="00FE24A6"/>
    <w:rsid w:val="00FE2882"/>
    <w:rsid w:val="00FE2B93"/>
    <w:rsid w:val="00FE4FEE"/>
    <w:rsid w:val="00FE5EEA"/>
    <w:rsid w:val="00FE7727"/>
    <w:rsid w:val="00FF1073"/>
    <w:rsid w:val="00FF1210"/>
    <w:rsid w:val="00FF1712"/>
    <w:rsid w:val="00FF1FAC"/>
    <w:rsid w:val="00FF20DF"/>
    <w:rsid w:val="00FF5304"/>
    <w:rsid w:val="00FF574E"/>
    <w:rsid w:val="00FF7E72"/>
    <w:rsid w:val="05A9C777"/>
    <w:rsid w:val="09584F6F"/>
    <w:rsid w:val="0A4CB242"/>
    <w:rsid w:val="0CE35197"/>
    <w:rsid w:val="0FD9FED8"/>
    <w:rsid w:val="1957CA94"/>
    <w:rsid w:val="1B329E91"/>
    <w:rsid w:val="271B5D02"/>
    <w:rsid w:val="2B8F1922"/>
    <w:rsid w:val="36E507B7"/>
    <w:rsid w:val="3753AFA1"/>
    <w:rsid w:val="380CF8AF"/>
    <w:rsid w:val="3A2AE113"/>
    <w:rsid w:val="52E57382"/>
    <w:rsid w:val="5B7A3FF8"/>
    <w:rsid w:val="6EDE0050"/>
    <w:rsid w:val="7C1070C6"/>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D8C4"/>
  <w15:chartTrackingRefBased/>
  <w15:docId w15:val="{FC3036BE-F57E-4C63-AC89-BE2743B2C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A88"/>
  </w:style>
  <w:style w:type="paragraph" w:styleId="Heading1">
    <w:name w:val="heading 1"/>
    <w:basedOn w:val="Normal"/>
    <w:next w:val="Normal"/>
    <w:link w:val="Heading1Char"/>
    <w:autoRedefine/>
    <w:uiPriority w:val="9"/>
    <w:qFormat/>
    <w:rsid w:val="007E7EEF"/>
    <w:pPr>
      <w:keepNext/>
      <w:keepLines/>
      <w:spacing w:before="360" w:after="80"/>
      <w:outlineLvl w:val="0"/>
    </w:pPr>
    <w:rPr>
      <w:rFonts w:asciiTheme="majorHAnsi" w:eastAsiaTheme="majorEastAsia" w:hAnsiTheme="majorHAnsi" w:cstheme="majorBidi"/>
      <w:b/>
      <w:color w:val="0F4761" w:themeColor="accent1" w:themeShade="BF"/>
      <w:sz w:val="36"/>
      <w:szCs w:val="40"/>
      <w:lang w:val="en-US"/>
    </w:rPr>
  </w:style>
  <w:style w:type="paragraph" w:styleId="Heading2">
    <w:name w:val="heading 2"/>
    <w:basedOn w:val="Normal"/>
    <w:next w:val="Normal"/>
    <w:link w:val="Heading2Char"/>
    <w:autoRedefine/>
    <w:uiPriority w:val="9"/>
    <w:unhideWhenUsed/>
    <w:qFormat/>
    <w:rsid w:val="00054B0B"/>
    <w:pPr>
      <w:keepNext/>
      <w:keepLines/>
      <w:numPr>
        <w:numId w:val="34"/>
      </w:numPr>
      <w:spacing w:before="160" w:after="80" w:line="240" w:lineRule="auto"/>
      <w:outlineLvl w:val="1"/>
    </w:pPr>
    <w:rPr>
      <w:rFonts w:eastAsiaTheme="majorEastAsia" w:cstheme="majorBidi"/>
      <w:b/>
      <w:color w:val="0F4761" w:themeColor="accent1" w:themeShade="BF"/>
      <w:szCs w:val="28"/>
    </w:rPr>
  </w:style>
  <w:style w:type="paragraph" w:styleId="Heading3">
    <w:name w:val="heading 3"/>
    <w:basedOn w:val="Normal"/>
    <w:next w:val="Normal"/>
    <w:link w:val="Heading3Char"/>
    <w:autoRedefine/>
    <w:uiPriority w:val="9"/>
    <w:unhideWhenUsed/>
    <w:qFormat/>
    <w:rsid w:val="000A0ECC"/>
    <w:pPr>
      <w:keepNext/>
      <w:keepLines/>
      <w:spacing w:after="120" w:line="240" w:lineRule="auto"/>
      <w:ind w:left="360"/>
      <w:outlineLvl w:val="2"/>
      <w:pPrChange w:id="0" w:author="Catini, Fabio (Alliance Bioversity-CIAT)" w:date="2026-09-22T10:07:00Z">
        <w:pPr>
          <w:keepNext/>
          <w:keepLines/>
          <w:spacing w:after="120"/>
          <w:jc w:val="center"/>
          <w:outlineLvl w:val="2"/>
        </w:pPr>
      </w:pPrChange>
    </w:pPr>
    <w:rPr>
      <w:rFonts w:eastAsiaTheme="majorEastAsia" w:cstheme="majorBidi"/>
      <w:b/>
      <w:bCs/>
      <w:color w:val="0F4761" w:themeColor="accent1" w:themeShade="BF"/>
      <w:lang w:val="en-US"/>
      <w:rPrChange w:id="0" w:author="Catini, Fabio (Alliance Bioversity-CIAT)" w:date="2026-09-22T10:07:00Z">
        <w:rPr>
          <w:rFonts w:asciiTheme="minorHAnsi" w:eastAsiaTheme="majorEastAsia" w:hAnsiTheme="minorHAnsi" w:cstheme="majorBidi"/>
          <w:b/>
          <w:bCs/>
          <w:color w:val="0F4761" w:themeColor="accent1" w:themeShade="BF"/>
          <w:kern w:val="2"/>
          <w:sz w:val="24"/>
          <w:szCs w:val="24"/>
          <w:lang w:val="en-US" w:eastAsia="en-US" w:bidi="ar-SA"/>
          <w14:ligatures w14:val="standardContextual"/>
        </w:rPr>
      </w:rPrChange>
    </w:rPr>
  </w:style>
  <w:style w:type="paragraph" w:styleId="Heading4">
    <w:name w:val="heading 4"/>
    <w:basedOn w:val="Normal"/>
    <w:next w:val="Normal"/>
    <w:link w:val="Heading4Char"/>
    <w:uiPriority w:val="9"/>
    <w:unhideWhenUsed/>
    <w:qFormat/>
    <w:rsid w:val="00163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63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EEF"/>
    <w:rPr>
      <w:rFonts w:asciiTheme="majorHAnsi" w:eastAsiaTheme="majorEastAsia" w:hAnsiTheme="majorHAnsi" w:cstheme="majorBidi"/>
      <w:b/>
      <w:color w:val="0F4761" w:themeColor="accent1" w:themeShade="BF"/>
      <w:sz w:val="36"/>
      <w:szCs w:val="40"/>
      <w:lang w:val="en-US"/>
    </w:rPr>
  </w:style>
  <w:style w:type="character" w:customStyle="1" w:styleId="Heading2Char">
    <w:name w:val="Heading 2 Char"/>
    <w:basedOn w:val="DefaultParagraphFont"/>
    <w:link w:val="Heading2"/>
    <w:uiPriority w:val="9"/>
    <w:rsid w:val="00054B0B"/>
    <w:rPr>
      <w:rFonts w:eastAsiaTheme="majorEastAsia" w:cstheme="majorBidi"/>
      <w:b/>
      <w:color w:val="0F4761" w:themeColor="accent1" w:themeShade="BF"/>
      <w:szCs w:val="28"/>
    </w:rPr>
  </w:style>
  <w:style w:type="character" w:customStyle="1" w:styleId="Heading3Char">
    <w:name w:val="Heading 3 Char"/>
    <w:basedOn w:val="DefaultParagraphFont"/>
    <w:link w:val="Heading3"/>
    <w:uiPriority w:val="9"/>
    <w:rsid w:val="000A0ECC"/>
    <w:rPr>
      <w:rFonts w:eastAsiaTheme="majorEastAsia" w:cstheme="majorBidi"/>
      <w:b/>
      <w:bCs/>
      <w:color w:val="0F4761" w:themeColor="accent1" w:themeShade="BF"/>
      <w:lang w:val="en-US"/>
    </w:rPr>
  </w:style>
  <w:style w:type="character" w:customStyle="1" w:styleId="Heading4Char">
    <w:name w:val="Heading 4 Char"/>
    <w:basedOn w:val="DefaultParagraphFont"/>
    <w:link w:val="Heading4"/>
    <w:uiPriority w:val="9"/>
    <w:rsid w:val="00163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63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23E"/>
    <w:rPr>
      <w:rFonts w:eastAsiaTheme="majorEastAsia" w:cstheme="majorBidi"/>
      <w:color w:val="272727" w:themeColor="text1" w:themeTint="D8"/>
    </w:rPr>
  </w:style>
  <w:style w:type="paragraph" w:styleId="Title">
    <w:name w:val="Title"/>
    <w:basedOn w:val="Normal"/>
    <w:next w:val="Normal"/>
    <w:link w:val="TitleChar"/>
    <w:uiPriority w:val="10"/>
    <w:qFormat/>
    <w:rsid w:val="00163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23E"/>
    <w:pPr>
      <w:spacing w:before="160"/>
      <w:jc w:val="center"/>
    </w:pPr>
    <w:rPr>
      <w:i/>
      <w:iCs/>
      <w:color w:val="404040" w:themeColor="text1" w:themeTint="BF"/>
    </w:rPr>
  </w:style>
  <w:style w:type="character" w:customStyle="1" w:styleId="QuoteChar">
    <w:name w:val="Quote Char"/>
    <w:basedOn w:val="DefaultParagraphFont"/>
    <w:link w:val="Quote"/>
    <w:uiPriority w:val="29"/>
    <w:rsid w:val="0016323E"/>
    <w:rPr>
      <w:i/>
      <w:iCs/>
      <w:color w:val="404040" w:themeColor="text1" w:themeTint="BF"/>
    </w:rPr>
  </w:style>
  <w:style w:type="paragraph" w:styleId="ListParagraph">
    <w:name w:val="List Paragraph"/>
    <w:basedOn w:val="Normal"/>
    <w:uiPriority w:val="34"/>
    <w:qFormat/>
    <w:rsid w:val="0016323E"/>
    <w:pPr>
      <w:ind w:left="720"/>
      <w:contextualSpacing/>
    </w:pPr>
  </w:style>
  <w:style w:type="character" w:styleId="IntenseEmphasis">
    <w:name w:val="Intense Emphasis"/>
    <w:basedOn w:val="DefaultParagraphFont"/>
    <w:uiPriority w:val="21"/>
    <w:qFormat/>
    <w:rsid w:val="0016323E"/>
    <w:rPr>
      <w:i/>
      <w:iCs/>
      <w:color w:val="0F4761" w:themeColor="accent1" w:themeShade="BF"/>
    </w:rPr>
  </w:style>
  <w:style w:type="paragraph" w:styleId="IntenseQuote">
    <w:name w:val="Intense Quote"/>
    <w:basedOn w:val="Normal"/>
    <w:next w:val="Normal"/>
    <w:link w:val="IntenseQuoteChar"/>
    <w:uiPriority w:val="30"/>
    <w:qFormat/>
    <w:rsid w:val="00163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23E"/>
    <w:rPr>
      <w:i/>
      <w:iCs/>
      <w:color w:val="0F4761" w:themeColor="accent1" w:themeShade="BF"/>
    </w:rPr>
  </w:style>
  <w:style w:type="character" w:styleId="IntenseReference">
    <w:name w:val="Intense Reference"/>
    <w:basedOn w:val="DefaultParagraphFont"/>
    <w:uiPriority w:val="32"/>
    <w:qFormat/>
    <w:rsid w:val="0016323E"/>
    <w:rPr>
      <w:b/>
      <w:bCs/>
      <w:smallCaps/>
      <w:color w:val="0F4761" w:themeColor="accent1" w:themeShade="BF"/>
      <w:spacing w:val="5"/>
    </w:rPr>
  </w:style>
  <w:style w:type="character" w:styleId="PlaceholderText">
    <w:name w:val="Placeholder Text"/>
    <w:basedOn w:val="DefaultParagraphFont"/>
    <w:uiPriority w:val="99"/>
    <w:semiHidden/>
    <w:rsid w:val="0016323E"/>
    <w:rPr>
      <w:color w:val="666666"/>
    </w:rPr>
  </w:style>
  <w:style w:type="table" w:styleId="TableGrid">
    <w:name w:val="Table Grid"/>
    <w:basedOn w:val="TableNormal"/>
    <w:uiPriority w:val="39"/>
    <w:rsid w:val="00615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440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40BB"/>
    <w:rPr>
      <w:sz w:val="20"/>
      <w:szCs w:val="20"/>
    </w:rPr>
  </w:style>
  <w:style w:type="character" w:styleId="FootnoteReference">
    <w:name w:val="footnote reference"/>
    <w:basedOn w:val="DefaultParagraphFont"/>
    <w:uiPriority w:val="99"/>
    <w:semiHidden/>
    <w:unhideWhenUsed/>
    <w:rsid w:val="009440BB"/>
    <w:rPr>
      <w:vertAlign w:val="superscript"/>
    </w:rPr>
  </w:style>
  <w:style w:type="character" w:styleId="Hyperlink">
    <w:name w:val="Hyperlink"/>
    <w:basedOn w:val="DefaultParagraphFont"/>
    <w:uiPriority w:val="99"/>
    <w:unhideWhenUsed/>
    <w:rsid w:val="00544889"/>
    <w:rPr>
      <w:color w:val="467886" w:themeColor="hyperlink"/>
      <w:u w:val="single"/>
    </w:rPr>
  </w:style>
  <w:style w:type="paragraph" w:styleId="Header">
    <w:name w:val="header"/>
    <w:basedOn w:val="Normal"/>
    <w:link w:val="HeaderChar"/>
    <w:uiPriority w:val="99"/>
    <w:unhideWhenUsed/>
    <w:rsid w:val="00193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D4C"/>
  </w:style>
  <w:style w:type="paragraph" w:styleId="Footer">
    <w:name w:val="footer"/>
    <w:basedOn w:val="Normal"/>
    <w:link w:val="FooterChar"/>
    <w:uiPriority w:val="99"/>
    <w:unhideWhenUsed/>
    <w:rsid w:val="00193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D4C"/>
  </w:style>
  <w:style w:type="paragraph" w:styleId="NormalWeb">
    <w:name w:val="Normal (Web)"/>
    <w:basedOn w:val="Normal"/>
    <w:uiPriority w:val="99"/>
    <w:semiHidden/>
    <w:unhideWhenUsed/>
    <w:rsid w:val="008761A1"/>
    <w:rPr>
      <w:rFonts w:ascii="Times New Roman" w:hAnsi="Times New Roman" w:cs="Times New Roman"/>
    </w:rPr>
  </w:style>
  <w:style w:type="character" w:styleId="UnresolvedMention">
    <w:name w:val="Unresolved Mention"/>
    <w:basedOn w:val="DefaultParagraphFont"/>
    <w:uiPriority w:val="99"/>
    <w:semiHidden/>
    <w:unhideWhenUsed/>
    <w:rsid w:val="00E66B57"/>
    <w:rPr>
      <w:color w:val="605E5C"/>
      <w:shd w:val="clear" w:color="auto" w:fill="E1DFDD"/>
    </w:rPr>
  </w:style>
  <w:style w:type="character" w:styleId="FollowedHyperlink">
    <w:name w:val="FollowedHyperlink"/>
    <w:basedOn w:val="DefaultParagraphFont"/>
    <w:uiPriority w:val="99"/>
    <w:semiHidden/>
    <w:unhideWhenUsed/>
    <w:rsid w:val="00BA522C"/>
    <w:rPr>
      <w:color w:val="96607D" w:themeColor="followedHyperlink"/>
      <w:u w:val="single"/>
    </w:rPr>
  </w:style>
  <w:style w:type="character" w:styleId="CommentReference">
    <w:name w:val="annotation reference"/>
    <w:basedOn w:val="DefaultParagraphFont"/>
    <w:uiPriority w:val="99"/>
    <w:semiHidden/>
    <w:unhideWhenUsed/>
    <w:rsid w:val="003B4EBB"/>
    <w:rPr>
      <w:sz w:val="16"/>
      <w:szCs w:val="16"/>
    </w:rPr>
  </w:style>
  <w:style w:type="paragraph" w:styleId="CommentText">
    <w:name w:val="annotation text"/>
    <w:basedOn w:val="Normal"/>
    <w:link w:val="CommentTextChar"/>
    <w:uiPriority w:val="99"/>
    <w:unhideWhenUsed/>
    <w:rsid w:val="003B4EBB"/>
    <w:pPr>
      <w:spacing w:line="240" w:lineRule="auto"/>
    </w:pPr>
    <w:rPr>
      <w:sz w:val="20"/>
      <w:szCs w:val="20"/>
    </w:rPr>
  </w:style>
  <w:style w:type="character" w:customStyle="1" w:styleId="CommentTextChar">
    <w:name w:val="Comment Text Char"/>
    <w:basedOn w:val="DefaultParagraphFont"/>
    <w:link w:val="CommentText"/>
    <w:uiPriority w:val="99"/>
    <w:rsid w:val="003B4EBB"/>
    <w:rPr>
      <w:sz w:val="20"/>
      <w:szCs w:val="20"/>
    </w:rPr>
  </w:style>
  <w:style w:type="paragraph" w:styleId="CommentSubject">
    <w:name w:val="annotation subject"/>
    <w:basedOn w:val="CommentText"/>
    <w:next w:val="CommentText"/>
    <w:link w:val="CommentSubjectChar"/>
    <w:uiPriority w:val="99"/>
    <w:semiHidden/>
    <w:unhideWhenUsed/>
    <w:rsid w:val="003B4EBB"/>
    <w:rPr>
      <w:b/>
      <w:bCs/>
    </w:rPr>
  </w:style>
  <w:style w:type="character" w:customStyle="1" w:styleId="CommentSubjectChar">
    <w:name w:val="Comment Subject Char"/>
    <w:basedOn w:val="CommentTextChar"/>
    <w:link w:val="CommentSubject"/>
    <w:uiPriority w:val="99"/>
    <w:semiHidden/>
    <w:rsid w:val="003B4EBB"/>
    <w:rPr>
      <w:b/>
      <w:bCs/>
      <w:sz w:val="20"/>
      <w:szCs w:val="20"/>
    </w:rPr>
  </w:style>
  <w:style w:type="paragraph" w:styleId="Revision">
    <w:name w:val="Revision"/>
    <w:hidden/>
    <w:uiPriority w:val="99"/>
    <w:semiHidden/>
    <w:rsid w:val="003E3A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797058">
      <w:bodyDiv w:val="1"/>
      <w:marLeft w:val="0"/>
      <w:marRight w:val="0"/>
      <w:marTop w:val="0"/>
      <w:marBottom w:val="0"/>
      <w:divBdr>
        <w:top w:val="none" w:sz="0" w:space="0" w:color="auto"/>
        <w:left w:val="none" w:sz="0" w:space="0" w:color="auto"/>
        <w:bottom w:val="none" w:sz="0" w:space="0" w:color="auto"/>
        <w:right w:val="none" w:sz="0" w:space="0" w:color="auto"/>
      </w:divBdr>
    </w:div>
    <w:div w:id="118471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giar.sharepoint.com/:b:/s/Alliance-SPRM/ESvEpQnRNqBPmKBe57knfVwBDw2urq38aoWk2wbMGyyyOg?e=D4Rmgq" TargetMode="External"/><Relationship Id="rId18" Type="http://schemas.openxmlformats.org/officeDocument/2006/relationships/hyperlink" Target="https://cgiar.sharepoint.com/:b:/s/Alliance-SPRM/Efa8bfWz5itIoAB7dvH5bH8BhyiaVE0BJN2AjByuTeQXTQ?e=E1i8Kd" TargetMode="External"/><Relationship Id="rId26" Type="http://schemas.openxmlformats.org/officeDocument/2006/relationships/hyperlink" Target="https://cgiar.sharepoint.com/:b:/s/Alliance-SPRM/EXTzjnR9DhxBgvhjsJRGKBUBwCzXCBWyCY2lm4v8meevYg?e=74c8mh" TargetMode="External"/><Relationship Id="rId39" Type="http://schemas.openxmlformats.org/officeDocument/2006/relationships/fontTable" Target="fontTable.xml"/><Relationship Id="rId21" Type="http://schemas.openxmlformats.org/officeDocument/2006/relationships/hyperlink" Target="https://docs.google.com/document/d/15YZbOqDgbdyW_m2y3E3TqXoAF07AgHHL/edit?tab=t.0" TargetMode="External"/><Relationship Id="rId34" Type="http://schemas.openxmlformats.org/officeDocument/2006/relationships/hyperlink" Target="https://cgiar.sharepoint.com/:w:/r/sites/Alliance-SPRM/_layouts/15/Doc.aspx?sourcedoc=%7B75D2B214-0DFF-4FC1-B2E4-11798E2AB109%7D&amp;file=OICRs%20Quantification%20Section%20-%20%20Guidance.docx&amp;action=default&amp;mobileredirect=true" TargetMode="Externa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lliancebioversityciat.org/sites/default/files/documents/alliance-strategy-2026-2030.pdf" TargetMode="External"/><Relationship Id="rId20" Type="http://schemas.openxmlformats.org/officeDocument/2006/relationships/hyperlink" Target="https://cgiar.sharepoint.com/:b:/s/Alliance-SPRM/EaayC7XlrtxAvMhYtV2eROsBq8K-1EaZQYtd3-4GncELjA?e=bNGqC6" TargetMode="External"/><Relationship Id="rId29" Type="http://schemas.openxmlformats.org/officeDocument/2006/relationships/hyperlink" Target="https://cgiar.sharepoint.com/:v:/s/Alliance-SPRM/EUQ82XvsWHhPqe1L5AfgPJsBeUHDaI9em6h8OqLawLTcPA?e=cD2IA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giar.sharepoint.com/:b:/s/Alliance-SPRM/EeLnbvT2dRFDiG0LcJRAhAcBQfR8n6DNJPcZ3FOy-90fjA?e=KkITKO" TargetMode="External"/><Relationship Id="rId24" Type="http://schemas.openxmlformats.org/officeDocument/2006/relationships/hyperlink" Target="https://docs.google.com/document/d/15YZbOqDgbdyW_m2y3E3TqXoAF07AgHHL/edit?tab=t.0" TargetMode="External"/><Relationship Id="rId32" Type="http://schemas.openxmlformats.org/officeDocument/2006/relationships/hyperlink" Target="https://cgiar.sharepoint.com/:b:/s/Alliance-SPRM/EVEsR0hSBWJGo5YhDH4LmL4B4CAD3MbvCZar50wmlQ6kBg?e=5H9Pe6" TargetMode="External"/><Relationship Id="rId37" Type="http://schemas.openxmlformats.org/officeDocument/2006/relationships/hyperlink" Target="https://cgiar.sharepoint.com/:b:/s/Alliance-SPRM/EboFFtfkVDtKtSsXNsTezWQBi7n6u7EeUIeWCqK6UZePPQ?e=bIbZLd" TargetMode="Externa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cgiar.sharepoint.com/:b:/s/Alliance-SPRM/IQBF1Oo03ndTQIUnjYUOkD8_AaqxKSUEcH321Bj0fG3PSKk?e=fpTvhe" TargetMode="External"/><Relationship Id="rId23" Type="http://schemas.openxmlformats.org/officeDocument/2006/relationships/hyperlink" Target="https://cgiar.sharepoint.com/:b:/s/Alliance-SPRM/Eb-ICOBWwHRHlTPdMCBdh3oB0A9yNkBG9XK1L1KibTnZbw?e=QEFWOs" TargetMode="External"/><Relationship Id="rId28" Type="http://schemas.openxmlformats.org/officeDocument/2006/relationships/hyperlink" Target="https://cgiar.sharepoint.com/:b:/s/Alliance-SPRM/ES5YFYcumOhAqrz7Rq9A5d0BGJBF20x8ssr0UjG_0mQe-g?e=6izoKh" TargetMode="External"/><Relationship Id="rId36" Type="http://schemas.openxmlformats.org/officeDocument/2006/relationships/hyperlink" Target="https://cgiar.sharepoint.com/:b:/s/Alliance-SPRM/Ea8oQjnO_MRFhO5UoV8Zo_cBMIXdiOu0XAbSj2Ge4STnsw?e=GeaqfN" TargetMode="External"/><Relationship Id="rId10" Type="http://schemas.openxmlformats.org/officeDocument/2006/relationships/endnotes" Target="endnotes.xml"/><Relationship Id="rId19" Type="http://schemas.openxmlformats.org/officeDocument/2006/relationships/hyperlink" Target="https://cgiar.sharepoint.com/sites/Alliance-SPRM/Shared%20Documents/Forms/AllItems.aspx?id=%2Fsites%2FAlliance%2DSPRM%2FShared%20Documents%2F2%20Project%20Monitoring%2C%20Evaluation%20and%20Learning%2F2%2E5%20Project%20Monitoring%2C%20Evaluation%20and%20Learning%20%2D%20Projects%2F2%2E5%2E1%20Outcomes%2F2025%20Outcomes%2F06%2DKey%20External%20Partner%20Contributors%20%2D%20Examples%20%28Version%2011%2E09%2E25%29%2Epdf&amp;parent=%2Fsites%2FAlliance%2DSPRM%2FShared%20Documents%2F2%20Project%20Monitoring%2C%20Evaluation%20and%20Learning%2F2%2E5%20Project%20Monitoring%2C%20Evaluation%20and%20Learning%20%2D%20Projects%2F2%2E5%2E1%20Outcomes%2F2025%20Outcomes" TargetMode="External"/><Relationship Id="rId31" Type="http://schemas.openxmlformats.org/officeDocument/2006/relationships/hyperlink" Target="https://cgiar.sharepoint.com/:b:/s/Alliance-SPRM/EVcdcBzhT6pIvTTq9UQPjBgBYIAAuCWbr3eZk_Qqgs_2Qw?e=3zzv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iar.sharepoint.com/sites/Alliance-SPRM/Shared%20Documents/2%20Project%20Monitoring,%20Evaluation%20and%20Learning/2.5%20Project%20Monitoring,%20Evaluation%20and%20Learning%20-%20Projects/2.5.1%20Outcomes/2026%20Outcomes/01-Title-Examples%20(Version%2011.09.2026).pdf" TargetMode="External"/><Relationship Id="rId22" Type="http://schemas.openxmlformats.org/officeDocument/2006/relationships/hyperlink" Target="https://cgiar.sharepoint.com/:v:/s/Alliance-SPRM/EYbKWnLSe2dMnnGRtfspyD4B4WL5WY65n69yOFDsNcjJMQ?e=hPWaG7" TargetMode="External"/><Relationship Id="rId27" Type="http://schemas.openxmlformats.org/officeDocument/2006/relationships/hyperlink" Target="https://cgiar.sharepoint.com/:v:/s/Alliance-SPRM/EWgdM84cmm1Ij6DKyQPGKvgBIhHkI4Qcr9-orwl0j49uFw?e=ui2Wuu" TargetMode="External"/><Relationship Id="rId30" Type="http://schemas.openxmlformats.org/officeDocument/2006/relationships/hyperlink" Target="https://cgiar.sharepoint.com/:b:/s/Alliance-SPRM/EeThiFkIAwpNqwL-whi1124ByT1tpqd_7p619BKHeFG1uA?e=UfAudH" TargetMode="External"/><Relationship Id="rId35" Type="http://schemas.openxmlformats.org/officeDocument/2006/relationships/hyperlink" Target="https://cgiar.sharepoint.com/:w:/r/sites/Alliance-SPRM/_layouts/15/Doc.aspx?sourcedoc=%7B75D2B214-0DFF-4FC1-B2E4-11798E2AB109%7D&amp;file=OICRs%20Quantification%20Section%20-%20%20Guidance.docx&amp;action=default&amp;mobileredirect=tru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app.powerbi.com/groups/8dd22ab6-012b-46c4-b5b8-51ec4fc8597f/reports/79af073d-c8dd-41a3-8158-36123a231152/ReportSection2e38dc4fc45b168cc182?experience=power-bi" TargetMode="External"/><Relationship Id="rId17" Type="http://schemas.openxmlformats.org/officeDocument/2006/relationships/hyperlink" Target="https://cgiar.sharepoint.com/:b:/s/Alliance-SPRM/EbSt925_DNRDkngnbCrcl8cBhSe3wk6rIftu71SiRLXjBA?e=LgTb4u" TargetMode="External"/><Relationship Id="rId25" Type="http://schemas.openxmlformats.org/officeDocument/2006/relationships/hyperlink" Target="https://cgiar.sharepoint.com/:v:/s/Alliance-SPRM/ERQOXNE4cLhPvYq9udqThhgBp-WaFkuiWkFEmi5hmOTbVA?e=swzKEA" TargetMode="External"/><Relationship Id="rId33" Type="http://schemas.openxmlformats.org/officeDocument/2006/relationships/hyperlink" Target="https://cgiar.sharepoint.com/:w:/r/sites/Alliance-SPRM/_layouts/15/Doc.aspx?sourcedoc=%7B75D2B214-0DFF-4FC1-B2E4-11798E2AB109%7D&amp;file=OICRs%20Quantification%20Section%20-%20%20Guidance.docx&amp;action=default&amp;mobileredirect=true" TargetMode="External"/><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9EECF64403494485CF8B7B2C0D3234"/>
        <w:category>
          <w:name w:val="General"/>
          <w:gallery w:val="placeholder"/>
        </w:category>
        <w:types>
          <w:type w:val="bbPlcHdr"/>
        </w:types>
        <w:behaviors>
          <w:behavior w:val="content"/>
        </w:behaviors>
        <w:guid w:val="{92DBD6F1-6CFC-4D41-B1F9-F8B8AA0E6A24}"/>
      </w:docPartPr>
      <w:docPartBody>
        <w:p w:rsidR="00F60E02" w:rsidRDefault="009B614A" w:rsidP="009B614A">
          <w:pPr>
            <w:pStyle w:val="289EECF64403494485CF8B7B2C0D32342"/>
          </w:pPr>
          <w:r w:rsidRPr="00F5169C">
            <w:rPr>
              <w:rStyle w:val="PlaceholderText"/>
              <w:i/>
              <w:iCs/>
              <w:color w:val="747474" w:themeColor="background2" w:themeShade="80"/>
              <w:sz w:val="22"/>
              <w:szCs w:val="22"/>
            </w:rPr>
            <w:t>Choose an item.</w:t>
          </w:r>
        </w:p>
      </w:docPartBody>
    </w:docPart>
    <w:docPart>
      <w:docPartPr>
        <w:name w:val="9B82FA69DD444F7EA5BF68F8E90E26B9"/>
        <w:category>
          <w:name w:val="General"/>
          <w:gallery w:val="placeholder"/>
        </w:category>
        <w:types>
          <w:type w:val="bbPlcHdr"/>
        </w:types>
        <w:behaviors>
          <w:behavior w:val="content"/>
        </w:behaviors>
        <w:guid w:val="{8FA39255-EAF7-4AAD-B335-2D0B6F237ECE}"/>
      </w:docPartPr>
      <w:docPartBody>
        <w:p w:rsidR="00F60E02" w:rsidRDefault="00F478D6" w:rsidP="00F478D6">
          <w:pPr>
            <w:pStyle w:val="9B82FA69DD444F7EA5BF68F8E90E26B9"/>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3BDA165FE19145F8B7409132D354CA1E"/>
        <w:category>
          <w:name w:val="General"/>
          <w:gallery w:val="placeholder"/>
        </w:category>
        <w:types>
          <w:type w:val="bbPlcHdr"/>
        </w:types>
        <w:behaviors>
          <w:behavior w:val="content"/>
        </w:behaviors>
        <w:guid w:val="{A8A77570-3644-4DE6-AFFE-09F31963D088}"/>
      </w:docPartPr>
      <w:docPartBody>
        <w:p w:rsidR="00F60E02" w:rsidRDefault="009B614A" w:rsidP="009B614A">
          <w:pPr>
            <w:pStyle w:val="3BDA165FE19145F8B7409132D354CA1E1"/>
          </w:pPr>
          <w:r w:rsidRPr="009D73CA">
            <w:rPr>
              <w:rStyle w:val="PlaceholderText"/>
              <w:i/>
              <w:iCs/>
              <w:color w:val="747474" w:themeColor="background2" w:themeShade="80"/>
              <w:sz w:val="22"/>
              <w:szCs w:val="22"/>
            </w:rPr>
            <w:t>Choose an item.</w:t>
          </w:r>
        </w:p>
      </w:docPartBody>
    </w:docPart>
    <w:docPart>
      <w:docPartPr>
        <w:name w:val="047D0359374D49AF9E40E21F3C84C226"/>
        <w:category>
          <w:name w:val="General"/>
          <w:gallery w:val="placeholder"/>
        </w:category>
        <w:types>
          <w:type w:val="bbPlcHdr"/>
        </w:types>
        <w:behaviors>
          <w:behavior w:val="content"/>
        </w:behaviors>
        <w:guid w:val="{E8025D52-5D28-4BBC-8FDF-B3C6AE18BAAD}"/>
      </w:docPartPr>
      <w:docPartBody>
        <w:p w:rsidR="00F60E02" w:rsidRDefault="009B614A" w:rsidP="009B614A">
          <w:pPr>
            <w:pStyle w:val="047D0359374D49AF9E40E21F3C84C2261"/>
          </w:pPr>
          <w:r w:rsidRPr="009D73CA">
            <w:rPr>
              <w:rStyle w:val="PlaceholderText"/>
              <w:i/>
              <w:iCs/>
              <w:color w:val="747474" w:themeColor="background2" w:themeShade="80"/>
              <w:sz w:val="22"/>
              <w:szCs w:val="22"/>
            </w:rPr>
            <w:t>Choose an item.</w:t>
          </w:r>
        </w:p>
      </w:docPartBody>
    </w:docPart>
    <w:docPart>
      <w:docPartPr>
        <w:name w:val="A056C8B7DBF04A669B23F35C6026C172"/>
        <w:category>
          <w:name w:val="General"/>
          <w:gallery w:val="placeholder"/>
        </w:category>
        <w:types>
          <w:type w:val="bbPlcHdr"/>
        </w:types>
        <w:behaviors>
          <w:behavior w:val="content"/>
        </w:behaviors>
        <w:guid w:val="{47A111B0-BAB1-4071-9CD5-8E0EED432CC3}"/>
      </w:docPartPr>
      <w:docPartBody>
        <w:p w:rsidR="00F60E02" w:rsidRDefault="00F478D6" w:rsidP="00F478D6">
          <w:pPr>
            <w:pStyle w:val="A056C8B7DBF04A669B23F35C6026C172"/>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DefaultPlaceholder_-1854013435"/>
        <w:category>
          <w:name w:val="General"/>
          <w:gallery w:val="placeholder"/>
        </w:category>
        <w:types>
          <w:type w:val="bbPlcHdr"/>
        </w:types>
        <w:behaviors>
          <w:behavior w:val="content"/>
        </w:behaviors>
        <w:guid w:val="{D0D53B49-5A85-44EA-9335-2AC418CFD98D}"/>
      </w:docPartPr>
      <w:docPartBody>
        <w:p w:rsidR="00B82AE8" w:rsidRDefault="00915E7C">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71457D8ED905466FA349152C42B34C9B"/>
        <w:category>
          <w:name w:val="General"/>
          <w:gallery w:val="placeholder"/>
        </w:category>
        <w:types>
          <w:type w:val="bbPlcHdr"/>
        </w:types>
        <w:behaviors>
          <w:behavior w:val="content"/>
        </w:behaviors>
        <w:guid w:val="{8DA99E46-4774-49BE-8C65-8C9D4914D194}"/>
      </w:docPartPr>
      <w:docPartBody>
        <w:p w:rsidR="00B82AE8" w:rsidRDefault="00915E7C" w:rsidP="00915E7C">
          <w:pPr>
            <w:pStyle w:val="71457D8ED905466FA349152C42B34C9B"/>
          </w:pPr>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1054ED5770BC44F7B7F9137790D6EA86"/>
        <w:category>
          <w:name w:val="General"/>
          <w:gallery w:val="placeholder"/>
        </w:category>
        <w:types>
          <w:type w:val="bbPlcHdr"/>
        </w:types>
        <w:behaviors>
          <w:behavior w:val="content"/>
        </w:behaviors>
        <w:guid w:val="{0EEC30D0-15D1-4A59-8CD6-FA1CA54EA928}"/>
      </w:docPartPr>
      <w:docPartBody>
        <w:p w:rsidR="00B82AE8" w:rsidRDefault="00915E7C" w:rsidP="00915E7C">
          <w:pPr>
            <w:pStyle w:val="1054ED5770BC44F7B7F9137790D6EA86"/>
          </w:pPr>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6A5934DB67E34498A59694246C0DDF81"/>
        <w:category>
          <w:name w:val="General"/>
          <w:gallery w:val="placeholder"/>
        </w:category>
        <w:types>
          <w:type w:val="bbPlcHdr"/>
        </w:types>
        <w:behaviors>
          <w:behavior w:val="content"/>
        </w:behaviors>
        <w:guid w:val="{9B3F058E-55D0-41BB-92F5-E0B2B80C1081}"/>
      </w:docPartPr>
      <w:docPartBody>
        <w:p w:rsidR="00B82AE8" w:rsidRDefault="00915E7C" w:rsidP="00915E7C">
          <w:pPr>
            <w:pStyle w:val="6A5934DB67E34498A59694246C0DDF81"/>
          </w:pPr>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5BF54BF9016A41ADBF27F28FF5AB0378"/>
        <w:category>
          <w:name w:val="General"/>
          <w:gallery w:val="placeholder"/>
        </w:category>
        <w:types>
          <w:type w:val="bbPlcHdr"/>
        </w:types>
        <w:behaviors>
          <w:behavior w:val="content"/>
        </w:behaviors>
        <w:guid w:val="{6DA9763E-4FFB-46D4-B4D9-36AAE277F3EB}"/>
      </w:docPartPr>
      <w:docPartBody>
        <w:p w:rsidR="00740F30" w:rsidRDefault="009B614A" w:rsidP="009B614A">
          <w:pPr>
            <w:pStyle w:val="5BF54BF9016A41ADBF27F28FF5AB03782"/>
          </w:pPr>
          <w:r w:rsidRPr="00E426B3">
            <w:rPr>
              <w:i/>
              <w:iCs/>
              <w:color w:val="747474" w:themeColor="background2" w:themeShade="80"/>
              <w:lang w:val="en-US"/>
            </w:rPr>
            <w:t>Please enter the</w:t>
          </w:r>
          <w:r>
            <w:rPr>
              <w:i/>
              <w:iCs/>
              <w:color w:val="747474" w:themeColor="background2" w:themeShade="80"/>
              <w:lang w:val="en-US"/>
            </w:rPr>
            <w:t xml:space="preserve"> previous OICR</w:t>
          </w:r>
          <w:r w:rsidRPr="00E426B3">
            <w:rPr>
              <w:i/>
              <w:iCs/>
              <w:color w:val="747474" w:themeColor="background2" w:themeShade="80"/>
              <w:lang w:val="en-US"/>
            </w:rPr>
            <w:t xml:space="preserve"> CGSpace handle</w:t>
          </w:r>
        </w:p>
      </w:docPartBody>
    </w:docPart>
    <w:docPart>
      <w:docPartPr>
        <w:name w:val="AC589E4449C74D1180ACBDB6A3E4F208"/>
        <w:category>
          <w:name w:val="General"/>
          <w:gallery w:val="placeholder"/>
        </w:category>
        <w:types>
          <w:type w:val="bbPlcHdr"/>
        </w:types>
        <w:behaviors>
          <w:behavior w:val="content"/>
        </w:behaviors>
        <w:guid w:val="{32710E0F-DB18-4FE9-888A-52AA710BCAFA}"/>
      </w:docPartPr>
      <w:docPartBody>
        <w:p w:rsidR="00740F30" w:rsidRDefault="009B614A" w:rsidP="009B614A">
          <w:pPr>
            <w:pStyle w:val="AC589E4449C74D1180ACBDB6A3E4F2082"/>
          </w:pPr>
          <w:r w:rsidRPr="002A5F08">
            <w:rPr>
              <w:rStyle w:val="PlaceholderText"/>
              <w:i/>
              <w:iCs/>
            </w:rPr>
            <w:t>Enter Project code and title</w:t>
          </w:r>
        </w:p>
      </w:docPartBody>
    </w:docPart>
    <w:docPart>
      <w:docPartPr>
        <w:name w:val="62275DC6F81845D89B5EBDA6CDE47F0C"/>
        <w:category>
          <w:name w:val="General"/>
          <w:gallery w:val="placeholder"/>
        </w:category>
        <w:types>
          <w:type w:val="bbPlcHdr"/>
        </w:types>
        <w:behaviors>
          <w:behavior w:val="content"/>
        </w:behaviors>
        <w:guid w:val="{E3C69BAF-7D4E-4188-A76A-47C743665043}"/>
      </w:docPartPr>
      <w:docPartBody>
        <w:p w:rsidR="00740F30" w:rsidRDefault="009B614A" w:rsidP="009B614A">
          <w:pPr>
            <w:pStyle w:val="62275DC6F81845D89B5EBDA6CDE47F0C2"/>
          </w:pPr>
          <w:r w:rsidRPr="002A5F08">
            <w:rPr>
              <w:rStyle w:val="PlaceholderText"/>
              <w:i/>
              <w:iCs/>
              <w:color w:val="747474" w:themeColor="background2" w:themeShade="80"/>
            </w:rPr>
            <w:t>Enter Project code and title</w:t>
          </w:r>
        </w:p>
      </w:docPartBody>
    </w:docPart>
    <w:docPart>
      <w:docPartPr>
        <w:name w:val="89244B4EE03147DF89D316838574CB4C"/>
        <w:category>
          <w:name w:val="General"/>
          <w:gallery w:val="placeholder"/>
        </w:category>
        <w:types>
          <w:type w:val="bbPlcHdr"/>
        </w:types>
        <w:behaviors>
          <w:behavior w:val="content"/>
        </w:behaviors>
        <w:guid w:val="{C53B8205-285B-4DAA-BF85-F49039A4ADC2}"/>
      </w:docPartPr>
      <w:docPartBody>
        <w:p w:rsidR="00740F30" w:rsidRDefault="006D678F" w:rsidP="006D678F">
          <w:pPr>
            <w:pStyle w:val="89244B4EE03147DF89D316838574CB4C2"/>
          </w:pPr>
          <w:r w:rsidRPr="004C7CC1">
            <w:rPr>
              <w:i/>
              <w:color w:val="C00000"/>
              <w:sz w:val="22"/>
              <w:szCs w:val="22"/>
              <w:u w:val="single"/>
              <w:lang w:val="en-US"/>
            </w:rPr>
            <w:t>Authors should not enter any text in this section</w:t>
          </w:r>
          <w:r w:rsidRPr="004C7CC1">
            <w:rPr>
              <w:i/>
              <w:color w:val="666666"/>
              <w:sz w:val="22"/>
              <w:szCs w:val="22"/>
              <w:lang w:val="en-US"/>
            </w:rPr>
            <w:t xml:space="preserve">. </w:t>
          </w:r>
          <w:r w:rsidRPr="004C7CC1">
            <w:rPr>
              <w:i/>
              <w:iCs/>
              <w:color w:val="808080" w:themeColor="background1" w:themeShade="80"/>
              <w:sz w:val="22"/>
              <w:szCs w:val="22"/>
            </w:rPr>
            <w:t>A summary will be automatically generated using AI, based on the finalized and science-edited content of Section 8 of the template. During the final review, authors will be then asked to approve the generated summary or amend it with any modifications they deem appropriate</w:t>
          </w:r>
          <w:r w:rsidRPr="05A9C777">
            <w:rPr>
              <w:color w:val="666666"/>
              <w:lang w:val="en-US"/>
            </w:rPr>
            <w:t>.</w:t>
          </w:r>
        </w:p>
      </w:docPartBody>
    </w:docPart>
    <w:docPart>
      <w:docPartPr>
        <w:name w:val="59FF3183565E4B6A925606AA6DD2D0D0"/>
        <w:category>
          <w:name w:val="General"/>
          <w:gallery w:val="placeholder"/>
        </w:category>
        <w:types>
          <w:type w:val="bbPlcHdr"/>
        </w:types>
        <w:behaviors>
          <w:behavior w:val="content"/>
        </w:behaviors>
        <w:guid w:val="{30C36177-ACEA-4734-B02C-47C0E0A1F093}"/>
      </w:docPartPr>
      <w:docPartBody>
        <w:p w:rsidR="00740F30" w:rsidRDefault="00CE4C5F" w:rsidP="00CE4C5F">
          <w:pPr>
            <w:pStyle w:val="59FF3183565E4B6A925606AA6DD2D0D0"/>
          </w:pPr>
          <w:r w:rsidRPr="0042101E">
            <w:rPr>
              <w:rStyle w:val="PlaceholderText"/>
              <w:b/>
              <w:bCs/>
              <w:i/>
              <w:iCs/>
              <w:color w:val="747474" w:themeColor="background2" w:themeShade="80"/>
              <w:sz w:val="20"/>
              <w:szCs w:val="20"/>
            </w:rPr>
            <w:t>Please enter Partners’ names in separate rows per order of importance</w:t>
          </w:r>
          <w:r w:rsidRPr="00101E23">
            <w:rPr>
              <w:rStyle w:val="PlaceholderText"/>
              <w:i/>
              <w:iCs/>
              <w:color w:val="747474" w:themeColor="background2" w:themeShade="80"/>
              <w:sz w:val="20"/>
              <w:szCs w:val="20"/>
            </w:rPr>
            <w:t>. Other CGIAR centers should not be included in this list.</w:t>
          </w:r>
        </w:p>
      </w:docPartBody>
    </w:docPart>
    <w:docPart>
      <w:docPartPr>
        <w:name w:val="E9CA5211250D4F03939F6D6FEAAD24AE"/>
        <w:category>
          <w:name w:val="General"/>
          <w:gallery w:val="placeholder"/>
        </w:category>
        <w:types>
          <w:type w:val="bbPlcHdr"/>
        </w:types>
        <w:behaviors>
          <w:behavior w:val="content"/>
        </w:behaviors>
        <w:guid w:val="{8CD3B786-14FB-4697-9FED-CD8DFF8D9104}"/>
      </w:docPartPr>
      <w:docPartBody>
        <w:p w:rsidR="005441B5" w:rsidRDefault="009B614A" w:rsidP="009B614A">
          <w:pPr>
            <w:pStyle w:val="E9CA5211250D4F03939F6D6FEAAD24AE1"/>
          </w:pPr>
          <w:r w:rsidRPr="00A2094A">
            <w:rPr>
              <w:rStyle w:val="PlaceholderText"/>
              <w:i/>
              <w:iCs/>
            </w:rPr>
            <w:t>Click or tap here to enter text.</w:t>
          </w:r>
        </w:p>
      </w:docPartBody>
    </w:docPart>
    <w:docPart>
      <w:docPartPr>
        <w:name w:val="A4F29C00D91E448086C05200634E579C"/>
        <w:category>
          <w:name w:val="General"/>
          <w:gallery w:val="placeholder"/>
        </w:category>
        <w:types>
          <w:type w:val="bbPlcHdr"/>
        </w:types>
        <w:behaviors>
          <w:behavior w:val="content"/>
        </w:behaviors>
        <w:guid w:val="{7F462E38-7AF1-445A-8E9C-360C16382182}"/>
      </w:docPartPr>
      <w:docPartBody>
        <w:p w:rsidR="005441B5" w:rsidRDefault="009B614A" w:rsidP="009B614A">
          <w:pPr>
            <w:pStyle w:val="A4F29C00D91E448086C05200634E579C1"/>
          </w:pPr>
          <w:r w:rsidRPr="00A2094A">
            <w:rPr>
              <w:rStyle w:val="PlaceholderText"/>
              <w:i/>
              <w:iCs/>
              <w:color w:val="747474" w:themeColor="background2" w:themeShade="80"/>
            </w:rPr>
            <w:t>Click or tap here to enter text.</w:t>
          </w:r>
        </w:p>
      </w:docPartBody>
    </w:docPart>
    <w:docPart>
      <w:docPartPr>
        <w:name w:val="312D82200938476B863CE107B9BDC0CB"/>
        <w:category>
          <w:name w:val="General"/>
          <w:gallery w:val="placeholder"/>
        </w:category>
        <w:types>
          <w:type w:val="bbPlcHdr"/>
        </w:types>
        <w:behaviors>
          <w:behavior w:val="content"/>
        </w:behaviors>
        <w:guid w:val="{913D0DC2-1031-4A74-86BE-75ACF52E7A8A}"/>
      </w:docPartPr>
      <w:docPartBody>
        <w:p w:rsidR="005441B5" w:rsidRDefault="009B614A" w:rsidP="009B614A">
          <w:pPr>
            <w:pStyle w:val="312D82200938476B863CE107B9BDC0CB1"/>
          </w:pPr>
          <w:r w:rsidRPr="003B16EA">
            <w:rPr>
              <w:rStyle w:val="PlaceholderText"/>
              <w:i/>
              <w:iCs/>
              <w:color w:val="747474" w:themeColor="background2" w:themeShade="80"/>
            </w:rPr>
            <w:t>Click or tap here to enter text.</w:t>
          </w:r>
        </w:p>
      </w:docPartBody>
    </w:docPart>
    <w:docPart>
      <w:docPartPr>
        <w:name w:val="5EC246CFDF14487BB689946C547EE800"/>
        <w:category>
          <w:name w:val="General"/>
          <w:gallery w:val="placeholder"/>
        </w:category>
        <w:types>
          <w:type w:val="bbPlcHdr"/>
        </w:types>
        <w:behaviors>
          <w:behavior w:val="content"/>
        </w:behaviors>
        <w:guid w:val="{B73117B6-AF9F-4309-B0FB-5312B6ED2047}"/>
      </w:docPartPr>
      <w:docPartBody>
        <w:p w:rsidR="005441B5" w:rsidRDefault="009B614A" w:rsidP="009B614A">
          <w:pPr>
            <w:pStyle w:val="5EC246CFDF14487BB689946C547EE8001"/>
          </w:pPr>
          <w:r w:rsidRPr="003B16EA">
            <w:rPr>
              <w:rStyle w:val="PlaceholderText"/>
              <w:i/>
              <w:iCs/>
              <w:color w:val="747474" w:themeColor="background2" w:themeShade="80"/>
            </w:rPr>
            <w:t>Click or tap here to enter text.</w:t>
          </w:r>
        </w:p>
      </w:docPartBody>
    </w:docPart>
    <w:docPart>
      <w:docPartPr>
        <w:name w:val="3377711122724B9390C2A548C16F19A7"/>
        <w:category>
          <w:name w:val="General"/>
          <w:gallery w:val="placeholder"/>
        </w:category>
        <w:types>
          <w:type w:val="bbPlcHdr"/>
        </w:types>
        <w:behaviors>
          <w:behavior w:val="content"/>
        </w:behaviors>
        <w:guid w:val="{D9906422-C2EA-43CA-AD02-B6A1E5473639}"/>
      </w:docPartPr>
      <w:docPartBody>
        <w:p w:rsidR="005441B5" w:rsidRDefault="009B614A" w:rsidP="009B614A">
          <w:pPr>
            <w:pStyle w:val="3377711122724B9390C2A548C16F19A71"/>
          </w:pPr>
          <w:r w:rsidRPr="003B16EA">
            <w:rPr>
              <w:i/>
              <w:iCs/>
              <w:color w:val="747474" w:themeColor="background2" w:themeShade="80"/>
              <w:sz w:val="22"/>
              <w:szCs w:val="22"/>
              <w:lang w:val="en-US"/>
            </w:rPr>
            <w:t>Please enter the</w:t>
          </w:r>
          <w:r>
            <w:rPr>
              <w:i/>
              <w:iCs/>
              <w:color w:val="747474" w:themeColor="background2" w:themeShade="80"/>
              <w:sz w:val="22"/>
              <w:szCs w:val="22"/>
              <w:lang w:val="en-US"/>
            </w:rPr>
            <w:t xml:space="preserve"> PRMS or STAR</w:t>
          </w:r>
          <w:r w:rsidRPr="003B16EA">
            <w:rPr>
              <w:i/>
              <w:iCs/>
              <w:color w:val="747474" w:themeColor="background2" w:themeShade="80"/>
              <w:sz w:val="22"/>
              <w:szCs w:val="22"/>
              <w:lang w:val="en-US"/>
            </w:rPr>
            <w:t xml:space="preserve"> URL here</w:t>
          </w:r>
          <w:r>
            <w:rPr>
              <w:i/>
              <w:iCs/>
              <w:color w:val="747474" w:themeColor="background2" w:themeShade="80"/>
              <w:sz w:val="22"/>
              <w:szCs w:val="22"/>
              <w:lang w:val="en-US"/>
            </w:rPr>
            <w:t>.</w:t>
          </w:r>
        </w:p>
      </w:docPartBody>
    </w:docPart>
    <w:docPart>
      <w:docPartPr>
        <w:name w:val="E8D0C1B70BF446A6BB603AFDC8FCC496"/>
        <w:category>
          <w:name w:val="General"/>
          <w:gallery w:val="placeholder"/>
        </w:category>
        <w:types>
          <w:type w:val="bbPlcHdr"/>
        </w:types>
        <w:behaviors>
          <w:behavior w:val="content"/>
        </w:behaviors>
        <w:guid w:val="{6E3C9B22-311B-416B-A6C2-F74EEFB701CA}"/>
      </w:docPartPr>
      <w:docPartBody>
        <w:p w:rsidR="005441B5" w:rsidRDefault="009B614A" w:rsidP="009B614A">
          <w:pPr>
            <w:pStyle w:val="E8D0C1B70BF446A6BB603AFDC8FCC4961"/>
          </w:pPr>
          <w:r w:rsidRPr="00A07205">
            <w:rPr>
              <w:rStyle w:val="PlaceholderText"/>
              <w:i/>
              <w:iCs/>
              <w:color w:val="747474" w:themeColor="background2" w:themeShade="80"/>
            </w:rPr>
            <w:t>Click or tap here to enter text.</w:t>
          </w:r>
        </w:p>
      </w:docPartBody>
    </w:docPart>
    <w:docPart>
      <w:docPartPr>
        <w:name w:val="92FA541B71F144D9B0CE743B3EA0D115"/>
        <w:category>
          <w:name w:val="General"/>
          <w:gallery w:val="placeholder"/>
        </w:category>
        <w:types>
          <w:type w:val="bbPlcHdr"/>
        </w:types>
        <w:behaviors>
          <w:behavior w:val="content"/>
        </w:behaviors>
        <w:guid w:val="{828B3020-CE44-4472-AB31-E41E2F8DFD2D}"/>
      </w:docPartPr>
      <w:docPartBody>
        <w:p w:rsidR="005441B5" w:rsidRDefault="009B614A" w:rsidP="009B614A">
          <w:pPr>
            <w:pStyle w:val="92FA541B71F144D9B0CE743B3EA0D1151"/>
          </w:pPr>
          <w:r w:rsidRPr="00A07205">
            <w:rPr>
              <w:rStyle w:val="PlaceholderText"/>
              <w:i/>
              <w:iCs/>
              <w:color w:val="747474" w:themeColor="background2" w:themeShade="80"/>
            </w:rPr>
            <w:t>Click or tap here to enter text</w:t>
          </w:r>
          <w:r w:rsidRPr="00A579E0">
            <w:rPr>
              <w:rStyle w:val="PlaceholderText"/>
            </w:rPr>
            <w:t>.</w:t>
          </w:r>
        </w:p>
      </w:docPartBody>
    </w:docPart>
    <w:docPart>
      <w:docPartPr>
        <w:name w:val="CC8B9A52DA784D59A6EBD3C21E9EA0B1"/>
        <w:category>
          <w:name w:val="General"/>
          <w:gallery w:val="placeholder"/>
        </w:category>
        <w:types>
          <w:type w:val="bbPlcHdr"/>
        </w:types>
        <w:behaviors>
          <w:behavior w:val="content"/>
        </w:behaviors>
        <w:guid w:val="{4BB8BE60-B0DE-4C50-AFAD-0D4BAE0373B0}"/>
      </w:docPartPr>
      <w:docPartBody>
        <w:p w:rsidR="005441B5" w:rsidRDefault="009B614A" w:rsidP="009B614A">
          <w:pPr>
            <w:pStyle w:val="CC8B9A52DA784D59A6EBD3C21E9EA0B11"/>
          </w:pPr>
          <w:r w:rsidRPr="003B16EA">
            <w:rPr>
              <w:i/>
              <w:iCs/>
              <w:color w:val="747474" w:themeColor="background2" w:themeShade="80"/>
              <w:sz w:val="22"/>
              <w:szCs w:val="22"/>
              <w:lang w:val="en-US"/>
            </w:rPr>
            <w:t>Please enter the</w:t>
          </w:r>
          <w:r>
            <w:rPr>
              <w:i/>
              <w:iCs/>
              <w:color w:val="747474" w:themeColor="background2" w:themeShade="80"/>
              <w:sz w:val="22"/>
              <w:szCs w:val="22"/>
              <w:lang w:val="en-US"/>
            </w:rPr>
            <w:t xml:space="preserve"> PRMS or STAR</w:t>
          </w:r>
          <w:r w:rsidRPr="003B16EA">
            <w:rPr>
              <w:i/>
              <w:iCs/>
              <w:color w:val="747474" w:themeColor="background2" w:themeShade="80"/>
              <w:sz w:val="22"/>
              <w:szCs w:val="22"/>
              <w:lang w:val="en-US"/>
            </w:rPr>
            <w:t xml:space="preserve"> URL here</w:t>
          </w:r>
          <w:r>
            <w:rPr>
              <w:i/>
              <w:iCs/>
              <w:color w:val="747474" w:themeColor="background2" w:themeShade="80"/>
              <w:sz w:val="22"/>
              <w:szCs w:val="22"/>
              <w:lang w:val="en-US"/>
            </w:rPr>
            <w:t>.</w:t>
          </w:r>
        </w:p>
      </w:docPartBody>
    </w:docPart>
    <w:docPart>
      <w:docPartPr>
        <w:name w:val="1A0ACFAE99D1404488F989B604D4DE67"/>
        <w:category>
          <w:name w:val="General"/>
          <w:gallery w:val="placeholder"/>
        </w:category>
        <w:types>
          <w:type w:val="bbPlcHdr"/>
        </w:types>
        <w:behaviors>
          <w:behavior w:val="content"/>
        </w:behaviors>
        <w:guid w:val="{D2A2B5DC-F412-412D-8C47-92F422FACBFB}"/>
      </w:docPartPr>
      <w:docPartBody>
        <w:p w:rsidR="005441B5" w:rsidRDefault="009B614A" w:rsidP="009B614A">
          <w:pPr>
            <w:pStyle w:val="1A0ACFAE99D1404488F989B604D4DE671"/>
          </w:pPr>
          <w:r w:rsidRPr="00E74C50">
            <w:rPr>
              <w:rStyle w:val="PlaceholderText"/>
              <w:i/>
              <w:iCs/>
              <w:color w:val="747474" w:themeColor="background2" w:themeShade="80"/>
            </w:rPr>
            <w:t>Click or tap here to enter text.</w:t>
          </w:r>
        </w:p>
      </w:docPartBody>
    </w:docPart>
    <w:docPart>
      <w:docPartPr>
        <w:name w:val="0882612A74D944999E247915CAA9082B"/>
        <w:category>
          <w:name w:val="General"/>
          <w:gallery w:val="placeholder"/>
        </w:category>
        <w:types>
          <w:type w:val="bbPlcHdr"/>
        </w:types>
        <w:behaviors>
          <w:behavior w:val="content"/>
        </w:behaviors>
        <w:guid w:val="{E383F91E-7E86-4FBF-B6D1-FD998B625E9C}"/>
      </w:docPartPr>
      <w:docPartBody>
        <w:p w:rsidR="005441B5" w:rsidRDefault="009B614A" w:rsidP="009B614A">
          <w:pPr>
            <w:pStyle w:val="0882612A74D944999E247915CAA9082B1"/>
          </w:pPr>
          <w:r w:rsidRPr="003B16EA">
            <w:rPr>
              <w:i/>
              <w:iCs/>
              <w:color w:val="747474" w:themeColor="background2" w:themeShade="80"/>
              <w:sz w:val="22"/>
              <w:szCs w:val="22"/>
              <w:lang w:val="en-US"/>
            </w:rPr>
            <w:t>Please enter the</w:t>
          </w:r>
          <w:r>
            <w:rPr>
              <w:i/>
              <w:iCs/>
              <w:color w:val="747474" w:themeColor="background2" w:themeShade="80"/>
              <w:sz w:val="22"/>
              <w:szCs w:val="22"/>
              <w:lang w:val="en-US"/>
            </w:rPr>
            <w:t xml:space="preserve"> PRMS or STAR</w:t>
          </w:r>
          <w:r w:rsidRPr="003B16EA">
            <w:rPr>
              <w:i/>
              <w:iCs/>
              <w:color w:val="747474" w:themeColor="background2" w:themeShade="80"/>
              <w:sz w:val="22"/>
              <w:szCs w:val="22"/>
              <w:lang w:val="en-US"/>
            </w:rPr>
            <w:t xml:space="preserve"> URL here</w:t>
          </w:r>
          <w:r>
            <w:rPr>
              <w:i/>
              <w:iCs/>
              <w:color w:val="747474" w:themeColor="background2" w:themeShade="80"/>
              <w:sz w:val="22"/>
              <w:szCs w:val="22"/>
              <w:lang w:val="en-US"/>
            </w:rPr>
            <w:t>.</w:t>
          </w:r>
        </w:p>
      </w:docPartBody>
    </w:docPart>
    <w:docPart>
      <w:docPartPr>
        <w:name w:val="9B601B9ED4F547FB9D7350CBD19465CF"/>
        <w:category>
          <w:name w:val="General"/>
          <w:gallery w:val="placeholder"/>
        </w:category>
        <w:types>
          <w:type w:val="bbPlcHdr"/>
        </w:types>
        <w:behaviors>
          <w:behavior w:val="content"/>
        </w:behaviors>
        <w:guid w:val="{38281315-3A85-4BBF-BCD0-3DA88A1657C7}"/>
      </w:docPartPr>
      <w:docPartBody>
        <w:p w:rsidR="005441B5" w:rsidRDefault="009B614A" w:rsidP="009B614A">
          <w:pPr>
            <w:pStyle w:val="9B601B9ED4F547FB9D7350CBD19465CF1"/>
          </w:pPr>
          <w:r w:rsidRPr="00E74C50">
            <w:rPr>
              <w:rStyle w:val="PlaceholderText"/>
              <w:i/>
              <w:iCs/>
              <w:color w:val="747474" w:themeColor="background2" w:themeShade="80"/>
            </w:rPr>
            <w:t>Click or tap here to enter text</w:t>
          </w:r>
          <w:r w:rsidRPr="00A579E0">
            <w:rPr>
              <w:rStyle w:val="PlaceholderText"/>
            </w:rPr>
            <w:t>.</w:t>
          </w:r>
        </w:p>
      </w:docPartBody>
    </w:docPart>
    <w:docPart>
      <w:docPartPr>
        <w:name w:val="59E181B5F8A440EF8070AD5455609A5B"/>
        <w:category>
          <w:name w:val="General"/>
          <w:gallery w:val="placeholder"/>
        </w:category>
        <w:types>
          <w:type w:val="bbPlcHdr"/>
        </w:types>
        <w:behaviors>
          <w:behavior w:val="content"/>
        </w:behaviors>
        <w:guid w:val="{5B819251-5EA5-49E1-BBA8-98B05C531E28}"/>
      </w:docPartPr>
      <w:docPartBody>
        <w:p w:rsidR="005441B5" w:rsidRDefault="009B614A" w:rsidP="009B614A">
          <w:pPr>
            <w:pStyle w:val="59E181B5F8A440EF8070AD5455609A5B1"/>
          </w:pPr>
          <w:r w:rsidRPr="003B16EA">
            <w:rPr>
              <w:i/>
              <w:iCs/>
              <w:color w:val="747474" w:themeColor="background2" w:themeShade="80"/>
              <w:sz w:val="22"/>
              <w:szCs w:val="22"/>
              <w:lang w:val="en-US"/>
            </w:rPr>
            <w:t>Please enter the</w:t>
          </w:r>
          <w:r>
            <w:rPr>
              <w:i/>
              <w:iCs/>
              <w:color w:val="747474" w:themeColor="background2" w:themeShade="80"/>
              <w:sz w:val="22"/>
              <w:szCs w:val="22"/>
              <w:lang w:val="en-US"/>
            </w:rPr>
            <w:t xml:space="preserve"> PRMS or STAR</w:t>
          </w:r>
          <w:r w:rsidRPr="003B16EA">
            <w:rPr>
              <w:i/>
              <w:iCs/>
              <w:color w:val="747474" w:themeColor="background2" w:themeShade="80"/>
              <w:sz w:val="22"/>
              <w:szCs w:val="22"/>
              <w:lang w:val="en-US"/>
            </w:rPr>
            <w:t xml:space="preserve"> URL here</w:t>
          </w:r>
          <w:r w:rsidRPr="00A579E0">
            <w:rPr>
              <w:rStyle w:val="PlaceholderText"/>
            </w:rPr>
            <w:t>.</w:t>
          </w:r>
        </w:p>
      </w:docPartBody>
    </w:docPart>
    <w:docPart>
      <w:docPartPr>
        <w:name w:val="5F40BCBF343D44D58DF8249E460EA03F"/>
        <w:category>
          <w:name w:val="General"/>
          <w:gallery w:val="placeholder"/>
        </w:category>
        <w:types>
          <w:type w:val="bbPlcHdr"/>
        </w:types>
        <w:behaviors>
          <w:behavior w:val="content"/>
        </w:behaviors>
        <w:guid w:val="{E5C688D6-4D67-4D76-B798-92992EF5F01C}"/>
      </w:docPartPr>
      <w:docPartBody>
        <w:p w:rsidR="005441B5" w:rsidRDefault="009B614A" w:rsidP="009B614A">
          <w:pPr>
            <w:pStyle w:val="5F40BCBF343D44D58DF8249E460EA03F1"/>
          </w:pPr>
          <w:r w:rsidRPr="00C97586">
            <w:rPr>
              <w:rStyle w:val="PlaceholderText"/>
              <w:i/>
              <w:iCs/>
            </w:rPr>
            <w:t>Click or tap here to enter text.</w:t>
          </w:r>
        </w:p>
      </w:docPartBody>
    </w:docPart>
    <w:docPart>
      <w:docPartPr>
        <w:name w:val="6B8819DDDC2742908A45AB5D1C4FF021"/>
        <w:category>
          <w:name w:val="General"/>
          <w:gallery w:val="placeholder"/>
        </w:category>
        <w:types>
          <w:type w:val="bbPlcHdr"/>
        </w:types>
        <w:behaviors>
          <w:behavior w:val="content"/>
        </w:behaviors>
        <w:guid w:val="{5BF7A01A-B4B0-4F0C-8B72-D6817F8D922D}"/>
      </w:docPartPr>
      <w:docPartBody>
        <w:p w:rsidR="005441B5" w:rsidRDefault="009B614A" w:rsidP="009B614A">
          <w:pPr>
            <w:pStyle w:val="6B8819DDDC2742908A45AB5D1C4FF0211"/>
          </w:pPr>
          <w:r w:rsidRPr="00E426B3">
            <w:rPr>
              <w:i/>
              <w:iCs/>
              <w:color w:val="747474" w:themeColor="background2" w:themeShade="80"/>
              <w:lang w:val="en-US"/>
            </w:rPr>
            <w:t>Please enter the CGSpace handle</w:t>
          </w:r>
          <w:r>
            <w:rPr>
              <w:i/>
              <w:iCs/>
              <w:color w:val="747474" w:themeColor="background2" w:themeShade="80"/>
              <w:lang w:val="en-US"/>
            </w:rPr>
            <w:t>.</w:t>
          </w:r>
        </w:p>
      </w:docPartBody>
    </w:docPart>
    <w:docPart>
      <w:docPartPr>
        <w:name w:val="F4F64E3515844E56B5587C7BEA6B1A2C"/>
        <w:category>
          <w:name w:val="General"/>
          <w:gallery w:val="placeholder"/>
        </w:category>
        <w:types>
          <w:type w:val="bbPlcHdr"/>
        </w:types>
        <w:behaviors>
          <w:behavior w:val="content"/>
        </w:behaviors>
        <w:guid w:val="{3E1F22A9-1481-4F85-83B3-1EB369019553}"/>
      </w:docPartPr>
      <w:docPartBody>
        <w:p w:rsidR="005441B5" w:rsidRDefault="009B614A" w:rsidP="009B614A">
          <w:pPr>
            <w:pStyle w:val="F4F64E3515844E56B5587C7BEA6B1A2C2"/>
          </w:pPr>
          <w:r>
            <w:rPr>
              <w:color w:val="0070C0"/>
              <w:sz w:val="22"/>
              <w:szCs w:val="22"/>
              <w:lang w:val="en-US"/>
            </w:rPr>
            <w:t>2026</w:t>
          </w:r>
        </w:p>
      </w:docPartBody>
    </w:docPart>
    <w:docPart>
      <w:docPartPr>
        <w:name w:val="0A6B5B3D4F324C9C8CB43A6E70AE096F"/>
        <w:category>
          <w:name w:val="General"/>
          <w:gallery w:val="placeholder"/>
        </w:category>
        <w:types>
          <w:type w:val="bbPlcHdr"/>
        </w:types>
        <w:behaviors>
          <w:behavior w:val="content"/>
        </w:behaviors>
        <w:guid w:val="{0CEE19E7-534B-4B8E-84B5-FE01C5A357D5}"/>
      </w:docPartPr>
      <w:docPartBody>
        <w:p w:rsidR="005441B5" w:rsidRDefault="009B614A" w:rsidP="009B614A">
          <w:pPr>
            <w:pStyle w:val="0A6B5B3D4F324C9C8CB43A6E70AE096F1"/>
          </w:pPr>
          <w:r w:rsidRPr="00A75320">
            <w:rPr>
              <w:rStyle w:val="PlaceholderText"/>
              <w:i/>
              <w:iCs/>
              <w:color w:val="747474" w:themeColor="background2" w:themeShade="80"/>
            </w:rPr>
            <w:t>Click or tap here to enter text.</w:t>
          </w:r>
        </w:p>
      </w:docPartBody>
    </w:docPart>
    <w:docPart>
      <w:docPartPr>
        <w:name w:val="50646078BFAB46BFB3FC543F8504250C"/>
        <w:category>
          <w:name w:val="General"/>
          <w:gallery w:val="placeholder"/>
        </w:category>
        <w:types>
          <w:type w:val="bbPlcHdr"/>
        </w:types>
        <w:behaviors>
          <w:behavior w:val="content"/>
        </w:behaviors>
        <w:guid w:val="{F8C3DA1A-8CA3-47AE-95E3-4E8767E118BE}"/>
      </w:docPartPr>
      <w:docPartBody>
        <w:p w:rsidR="00CE4C5F" w:rsidRPr="00767781" w:rsidRDefault="00CE4C5F">
          <w:pPr>
            <w:spacing w:after="120"/>
            <w:rPr>
              <w:i/>
              <w:iCs/>
              <w:color w:val="747474" w:themeColor="background2" w:themeShade="80"/>
              <w:sz w:val="22"/>
              <w:szCs w:val="22"/>
              <w:lang w:val="en-US"/>
            </w:rPr>
          </w:pPr>
          <w:r w:rsidRPr="00767781">
            <w:rPr>
              <w:rStyle w:val="PlaceholderText"/>
              <w:i/>
              <w:iCs/>
              <w:color w:val="747474" w:themeColor="background2" w:themeShade="80"/>
              <w:sz w:val="22"/>
              <w:szCs w:val="22"/>
            </w:rPr>
            <w:t>Choose an item.</w:t>
          </w:r>
        </w:p>
        <w:p w:rsidR="005441B5" w:rsidRDefault="005441B5">
          <w:pPr>
            <w:pStyle w:val="50646078BFAB46BFB3FC543F8504250C"/>
          </w:pPr>
        </w:p>
      </w:docPartBody>
    </w:docPart>
    <w:docPart>
      <w:docPartPr>
        <w:name w:val="4FDB562F0BB0464692AAFC3293D2661B"/>
        <w:category>
          <w:name w:val="General"/>
          <w:gallery w:val="placeholder"/>
        </w:category>
        <w:types>
          <w:type w:val="bbPlcHdr"/>
        </w:types>
        <w:behaviors>
          <w:behavior w:val="content"/>
        </w:behaviors>
        <w:guid w:val="{16282A1F-9BAF-48C5-9AB8-E1B15B5CD04B}"/>
      </w:docPartPr>
      <w:docPartBody>
        <w:p w:rsidR="009F7F49" w:rsidRDefault="00FA2E00">
          <w:pPr>
            <w:pStyle w:val="4FDB562F0BB0464692AAFC3293D2661B"/>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F254B343FA614684930E9911CC581C2B"/>
        <w:category>
          <w:name w:val="General"/>
          <w:gallery w:val="placeholder"/>
        </w:category>
        <w:types>
          <w:type w:val="bbPlcHdr"/>
        </w:types>
        <w:behaviors>
          <w:behavior w:val="content"/>
        </w:behaviors>
        <w:guid w:val="{BE4BFF8D-A581-4941-8FBA-060DB4BDDD46}"/>
      </w:docPartPr>
      <w:docPartBody>
        <w:p w:rsidR="009F7F49" w:rsidRDefault="009B614A" w:rsidP="009B614A">
          <w:pPr>
            <w:pStyle w:val="F254B343FA614684930E9911CC581C2B1"/>
          </w:pPr>
          <w:r w:rsidRPr="006F2BD7">
            <w:rPr>
              <w:i/>
              <w:iCs/>
              <w:color w:val="747474" w:themeColor="background2" w:themeShade="80"/>
              <w:sz w:val="22"/>
              <w:szCs w:val="22"/>
              <w:lang w:val="en-US"/>
            </w:rPr>
            <w:t>Choose one of the Global Targets</w:t>
          </w:r>
        </w:p>
      </w:docPartBody>
    </w:docPart>
    <w:docPart>
      <w:docPartPr>
        <w:name w:val="3FFFDBE863B94EAAAF3701B2B032423C"/>
        <w:category>
          <w:name w:val="General"/>
          <w:gallery w:val="placeholder"/>
        </w:category>
        <w:types>
          <w:type w:val="bbPlcHdr"/>
        </w:types>
        <w:behaviors>
          <w:behavior w:val="content"/>
        </w:behaviors>
        <w:guid w:val="{B46465D5-B4BD-4BF9-8B8E-2D12BB795704}"/>
      </w:docPartPr>
      <w:docPartBody>
        <w:p w:rsidR="009F7F49" w:rsidRDefault="00FA2E00">
          <w:pPr>
            <w:pStyle w:val="3FFFDBE863B94EAAAF3701B2B032423C"/>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4A6FBF35E2824F9780A2806A53566181"/>
        <w:category>
          <w:name w:val="General"/>
          <w:gallery w:val="placeholder"/>
        </w:category>
        <w:types>
          <w:type w:val="bbPlcHdr"/>
        </w:types>
        <w:behaviors>
          <w:behavior w:val="content"/>
        </w:behaviors>
        <w:guid w:val="{5686C136-366C-4374-958C-1D3BF50A4754}"/>
      </w:docPartPr>
      <w:docPartBody>
        <w:p w:rsidR="009F7F49" w:rsidRDefault="009B614A" w:rsidP="009B614A">
          <w:pPr>
            <w:pStyle w:val="4A6FBF35E2824F9780A2806A535661811"/>
          </w:pPr>
          <w:r w:rsidRPr="006F2BD7">
            <w:rPr>
              <w:i/>
              <w:iCs/>
              <w:color w:val="747474" w:themeColor="background2" w:themeShade="80"/>
              <w:sz w:val="22"/>
              <w:szCs w:val="22"/>
              <w:lang w:val="en-US"/>
            </w:rPr>
            <w:t>Choose one of the Global Targets</w:t>
          </w:r>
        </w:p>
      </w:docPartBody>
    </w:docPart>
    <w:docPart>
      <w:docPartPr>
        <w:name w:val="BF6EF707013F40329493225920B41F43"/>
        <w:category>
          <w:name w:val="General"/>
          <w:gallery w:val="placeholder"/>
        </w:category>
        <w:types>
          <w:type w:val="bbPlcHdr"/>
        </w:types>
        <w:behaviors>
          <w:behavior w:val="content"/>
        </w:behaviors>
        <w:guid w:val="{14BD66EC-AC26-45A4-B37A-D1C921BC0335}"/>
      </w:docPartPr>
      <w:docPartBody>
        <w:p w:rsidR="009F7F49" w:rsidRDefault="00FA2E00">
          <w:pPr>
            <w:pStyle w:val="BF6EF707013F40329493225920B41F43"/>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AF71B4D9A8CE4541B98DBD416C96CB4A"/>
        <w:category>
          <w:name w:val="General"/>
          <w:gallery w:val="placeholder"/>
        </w:category>
        <w:types>
          <w:type w:val="bbPlcHdr"/>
        </w:types>
        <w:behaviors>
          <w:behavior w:val="content"/>
        </w:behaviors>
        <w:guid w:val="{9425568C-AD72-4CC2-B2E5-557E50F6DD90}"/>
      </w:docPartPr>
      <w:docPartBody>
        <w:p w:rsidR="009F7F49" w:rsidRDefault="009B614A" w:rsidP="009B614A">
          <w:pPr>
            <w:pStyle w:val="AF71B4D9A8CE4541B98DBD416C96CB4A1"/>
          </w:pPr>
          <w:r w:rsidRPr="006F2BD7">
            <w:rPr>
              <w:i/>
              <w:iCs/>
              <w:color w:val="747474" w:themeColor="background2" w:themeShade="80"/>
              <w:sz w:val="22"/>
              <w:szCs w:val="22"/>
              <w:lang w:val="en-US"/>
            </w:rPr>
            <w:t>Choose one of the Global Targets</w:t>
          </w:r>
        </w:p>
      </w:docPartBody>
    </w:docPart>
    <w:docPart>
      <w:docPartPr>
        <w:name w:val="863AF22180B34B49B742EB9F6C3DB33B"/>
        <w:category>
          <w:name w:val="General"/>
          <w:gallery w:val="placeholder"/>
        </w:category>
        <w:types>
          <w:type w:val="bbPlcHdr"/>
        </w:types>
        <w:behaviors>
          <w:behavior w:val="content"/>
        </w:behaviors>
        <w:guid w:val="{C8E2FBAE-FF08-456A-BEA8-51BBB4CA6C35}"/>
      </w:docPartPr>
      <w:docPartBody>
        <w:p w:rsidR="009F7F49" w:rsidRDefault="00FA2E00">
          <w:pPr>
            <w:pStyle w:val="863AF22180B34B49B742EB9F6C3DB33B"/>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6996FFF3980A498B8C6F864EA50EBD63"/>
        <w:category>
          <w:name w:val="General"/>
          <w:gallery w:val="placeholder"/>
        </w:category>
        <w:types>
          <w:type w:val="bbPlcHdr"/>
        </w:types>
        <w:behaviors>
          <w:behavior w:val="content"/>
        </w:behaviors>
        <w:guid w:val="{6384C7D2-B102-408F-A7B6-2BB472764250}"/>
      </w:docPartPr>
      <w:docPartBody>
        <w:p w:rsidR="009F7F49" w:rsidRDefault="009B614A" w:rsidP="009B614A">
          <w:pPr>
            <w:pStyle w:val="6996FFF3980A498B8C6F864EA50EBD631"/>
          </w:pPr>
          <w:r w:rsidRPr="006F2BD7">
            <w:rPr>
              <w:i/>
              <w:iCs/>
              <w:color w:val="747474" w:themeColor="background2" w:themeShade="80"/>
              <w:sz w:val="22"/>
              <w:szCs w:val="22"/>
              <w:lang w:val="en-US"/>
            </w:rPr>
            <w:t>Choose one of the Global Targets</w:t>
          </w:r>
        </w:p>
      </w:docPartBody>
    </w:docPart>
    <w:docPart>
      <w:docPartPr>
        <w:name w:val="2C80BBD1BE584AC48617BF3D9352812D"/>
        <w:category>
          <w:name w:val="General"/>
          <w:gallery w:val="placeholder"/>
        </w:category>
        <w:types>
          <w:type w:val="bbPlcHdr"/>
        </w:types>
        <w:behaviors>
          <w:behavior w:val="content"/>
        </w:behaviors>
        <w:guid w:val="{EE35D6CC-B74D-4F34-AB3E-A2624B81474D}"/>
      </w:docPartPr>
      <w:docPartBody>
        <w:p w:rsidR="009F7F49" w:rsidRDefault="00FA2E00">
          <w:pPr>
            <w:pStyle w:val="2C80BBD1BE584AC48617BF3D9352812D"/>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40B54012858F4FCE950CD92830E747EB"/>
        <w:category>
          <w:name w:val="General"/>
          <w:gallery w:val="placeholder"/>
        </w:category>
        <w:types>
          <w:type w:val="bbPlcHdr"/>
        </w:types>
        <w:behaviors>
          <w:behavior w:val="content"/>
        </w:behaviors>
        <w:guid w:val="{A0713864-E90E-424F-910F-49D2FE371791}"/>
      </w:docPartPr>
      <w:docPartBody>
        <w:p w:rsidR="009F7F49" w:rsidRDefault="009B614A" w:rsidP="009B614A">
          <w:pPr>
            <w:pStyle w:val="40B54012858F4FCE950CD92830E747EB1"/>
          </w:pPr>
          <w:r w:rsidRPr="006F2BD7">
            <w:rPr>
              <w:i/>
              <w:iCs/>
              <w:color w:val="747474" w:themeColor="background2" w:themeShade="80"/>
              <w:sz w:val="22"/>
              <w:szCs w:val="22"/>
              <w:lang w:val="en-US"/>
            </w:rPr>
            <w:t>Choose one of the Global Targets</w:t>
          </w:r>
        </w:p>
      </w:docPartBody>
    </w:docPart>
    <w:docPart>
      <w:docPartPr>
        <w:name w:val="6D981BA1639C434697D4805B9433A284"/>
        <w:category>
          <w:name w:val="General"/>
          <w:gallery w:val="placeholder"/>
        </w:category>
        <w:types>
          <w:type w:val="bbPlcHdr"/>
        </w:types>
        <w:behaviors>
          <w:behavior w:val="content"/>
        </w:behaviors>
        <w:guid w:val="{6F0FC55E-65C1-48A1-BEA4-15CA77DAE084}"/>
      </w:docPartPr>
      <w:docPartBody>
        <w:p w:rsidR="009F7F49" w:rsidRDefault="009B614A" w:rsidP="009B614A">
          <w:pPr>
            <w:pStyle w:val="6D981BA1639C434697D4805B9433A2841"/>
          </w:pPr>
          <w:r w:rsidRPr="006F2BD7">
            <w:rPr>
              <w:rStyle w:val="PlaceholderText"/>
              <w:i/>
              <w:iCs/>
              <w:color w:val="747474" w:themeColor="background2" w:themeShade="80"/>
            </w:rPr>
            <w:t>Choose the Impact Area Score.</w:t>
          </w:r>
        </w:p>
      </w:docPartBody>
    </w:docPart>
    <w:docPart>
      <w:docPartPr>
        <w:name w:val="689CBE54746A44BBBD1291DE670F07EF"/>
        <w:category>
          <w:name w:val="General"/>
          <w:gallery w:val="placeholder"/>
        </w:category>
        <w:types>
          <w:type w:val="bbPlcHdr"/>
        </w:types>
        <w:behaviors>
          <w:behavior w:val="content"/>
        </w:behaviors>
        <w:guid w:val="{12F1384A-9FEB-4389-A0FF-0BCBC7000DEC}"/>
      </w:docPartPr>
      <w:docPartBody>
        <w:p w:rsidR="009F7F49" w:rsidRDefault="009B614A" w:rsidP="009B614A">
          <w:pPr>
            <w:pStyle w:val="689CBE54746A44BBBD1291DE670F07EF1"/>
          </w:pPr>
          <w:r w:rsidRPr="006F2BD7">
            <w:rPr>
              <w:rStyle w:val="PlaceholderText"/>
              <w:i/>
              <w:iCs/>
              <w:color w:val="747474" w:themeColor="background2" w:themeShade="80"/>
            </w:rPr>
            <w:t>Choose the Impact Area Score.</w:t>
          </w:r>
        </w:p>
      </w:docPartBody>
    </w:docPart>
    <w:docPart>
      <w:docPartPr>
        <w:name w:val="8327085E6DE54512A71BEE4AEB4EB33A"/>
        <w:category>
          <w:name w:val="General"/>
          <w:gallery w:val="placeholder"/>
        </w:category>
        <w:types>
          <w:type w:val="bbPlcHdr"/>
        </w:types>
        <w:behaviors>
          <w:behavior w:val="content"/>
        </w:behaviors>
        <w:guid w:val="{A2EAAC68-B0A9-4621-8F5A-CCFE9D0F7665}"/>
      </w:docPartPr>
      <w:docPartBody>
        <w:p w:rsidR="009F7F49" w:rsidRDefault="009B614A" w:rsidP="009B614A">
          <w:pPr>
            <w:pStyle w:val="8327085E6DE54512A71BEE4AEB4EB33A1"/>
          </w:pPr>
          <w:r w:rsidRPr="006F2BD7">
            <w:rPr>
              <w:rStyle w:val="PlaceholderText"/>
              <w:i/>
              <w:iCs/>
              <w:color w:val="747474" w:themeColor="background2" w:themeShade="80"/>
            </w:rPr>
            <w:t>Choose the Impact Area Score.</w:t>
          </w:r>
        </w:p>
      </w:docPartBody>
    </w:docPart>
    <w:docPart>
      <w:docPartPr>
        <w:name w:val="2F07BD39728344438196B6FE33E2904E"/>
        <w:category>
          <w:name w:val="General"/>
          <w:gallery w:val="placeholder"/>
        </w:category>
        <w:types>
          <w:type w:val="bbPlcHdr"/>
        </w:types>
        <w:behaviors>
          <w:behavior w:val="content"/>
        </w:behaviors>
        <w:guid w:val="{A48E5619-74DA-4EDC-B907-4871B0E21BCD}"/>
      </w:docPartPr>
      <w:docPartBody>
        <w:p w:rsidR="009F7F49" w:rsidRDefault="009B614A" w:rsidP="009B614A">
          <w:pPr>
            <w:pStyle w:val="2F07BD39728344438196B6FE33E2904E1"/>
          </w:pPr>
          <w:r w:rsidRPr="006F2BD7">
            <w:rPr>
              <w:rStyle w:val="PlaceholderText"/>
              <w:i/>
              <w:iCs/>
              <w:color w:val="747474" w:themeColor="background2" w:themeShade="80"/>
            </w:rPr>
            <w:t>Choose the Impact Area Score.</w:t>
          </w:r>
        </w:p>
      </w:docPartBody>
    </w:docPart>
    <w:docPart>
      <w:docPartPr>
        <w:name w:val="36553E8D29BC4E24B3AF4F1F23A7BADD"/>
        <w:category>
          <w:name w:val="General"/>
          <w:gallery w:val="placeholder"/>
        </w:category>
        <w:types>
          <w:type w:val="bbPlcHdr"/>
        </w:types>
        <w:behaviors>
          <w:behavior w:val="content"/>
        </w:behaviors>
        <w:guid w:val="{E58540F1-47DE-49CD-8A57-FCED9B4810CD}"/>
      </w:docPartPr>
      <w:docPartBody>
        <w:p w:rsidR="009F7F49" w:rsidRDefault="009B614A" w:rsidP="009B614A">
          <w:pPr>
            <w:pStyle w:val="36553E8D29BC4E24B3AF4F1F23A7BADD1"/>
          </w:pPr>
          <w:r w:rsidRPr="006F2BD7">
            <w:rPr>
              <w:rStyle w:val="PlaceholderText"/>
              <w:i/>
              <w:iCs/>
              <w:color w:val="747474" w:themeColor="background2" w:themeShade="80"/>
            </w:rPr>
            <w:t>Choose the Impact Area Score.</w:t>
          </w:r>
        </w:p>
      </w:docPartBody>
    </w:docPart>
    <w:docPart>
      <w:docPartPr>
        <w:name w:val="8B423B99D6F14448A9E663A513381498"/>
        <w:category>
          <w:name w:val="General"/>
          <w:gallery w:val="placeholder"/>
        </w:category>
        <w:types>
          <w:type w:val="bbPlcHdr"/>
        </w:types>
        <w:behaviors>
          <w:behavior w:val="content"/>
        </w:behaviors>
        <w:guid w:val="{22A6B182-F96A-4E66-A7DE-0567D942644B}"/>
      </w:docPartPr>
      <w:docPartBody>
        <w:p w:rsidR="009F7F49" w:rsidRDefault="00CE4C5F" w:rsidP="00CE4C5F">
          <w:pPr>
            <w:pStyle w:val="8B423B99D6F14448A9E663A513381498"/>
          </w:pPr>
          <w:r w:rsidRPr="00D7019E">
            <w:rPr>
              <w:i/>
              <w:iCs/>
              <w:color w:val="747474" w:themeColor="background2" w:themeShade="80"/>
              <w:sz w:val="22"/>
              <w:szCs w:val="22"/>
              <w:lang w:val="en-US"/>
            </w:rPr>
            <w:t>Enter the individual(s) to be credited</w:t>
          </w:r>
        </w:p>
      </w:docPartBody>
    </w:docPart>
    <w:docPart>
      <w:docPartPr>
        <w:name w:val="7E726DDF7B334CD996FC5C0667134941"/>
        <w:category>
          <w:name w:val="General"/>
          <w:gallery w:val="placeholder"/>
        </w:category>
        <w:types>
          <w:type w:val="bbPlcHdr"/>
        </w:types>
        <w:behaviors>
          <w:behavior w:val="content"/>
        </w:behaviors>
        <w:guid w:val="{40BBAA52-DE89-447B-BB50-A5D16B651A6F}"/>
      </w:docPartPr>
      <w:docPartBody>
        <w:p w:rsidR="009F7F49" w:rsidRDefault="00CE4C5F" w:rsidP="00CE4C5F">
          <w:pPr>
            <w:pStyle w:val="7E726DDF7B334CD996FC5C0667134941"/>
          </w:pPr>
          <w:r w:rsidRPr="00767781">
            <w:rPr>
              <w:rStyle w:val="PlaceholderText"/>
              <w:i/>
              <w:iCs/>
            </w:rPr>
            <w:t>Paste the link to the folder</w:t>
          </w:r>
        </w:p>
      </w:docPartBody>
    </w:docPart>
    <w:docPart>
      <w:docPartPr>
        <w:name w:val="8A2822F0B38248E1BFFAAE72DE967D8D"/>
        <w:category>
          <w:name w:val="General"/>
          <w:gallery w:val="placeholder"/>
        </w:category>
        <w:types>
          <w:type w:val="bbPlcHdr"/>
        </w:types>
        <w:behaviors>
          <w:behavior w:val="content"/>
        </w:behaviors>
        <w:guid w:val="{29C98AD8-C02A-4071-B0CB-8DE3F27F265F}"/>
      </w:docPartPr>
      <w:docPartBody>
        <w:p w:rsidR="009F7F49" w:rsidRDefault="00CE4C5F" w:rsidP="00CE4C5F">
          <w:pPr>
            <w:pStyle w:val="8A2822F0B38248E1BFFAAE72DE967D8D"/>
          </w:pPr>
          <w:r w:rsidRPr="00D7019E">
            <w:rPr>
              <w:i/>
              <w:iCs/>
              <w:color w:val="747474" w:themeColor="background2" w:themeShade="80"/>
              <w:sz w:val="22"/>
              <w:szCs w:val="22"/>
              <w:lang w:val="en-US"/>
            </w:rPr>
            <w:t>Describe here the item</w:t>
          </w:r>
        </w:p>
      </w:docPartBody>
    </w:docPart>
    <w:docPart>
      <w:docPartPr>
        <w:name w:val="638EDCDDC41A46E0AC921A95876B2905"/>
        <w:category>
          <w:name w:val="General"/>
          <w:gallery w:val="placeholder"/>
        </w:category>
        <w:types>
          <w:type w:val="bbPlcHdr"/>
        </w:types>
        <w:behaviors>
          <w:behavior w:val="content"/>
        </w:behaviors>
        <w:guid w:val="{66919CEB-1AB8-4E23-83FD-8B9B16C52625}"/>
      </w:docPartPr>
      <w:docPartBody>
        <w:p w:rsidR="009F7F49" w:rsidRDefault="00CE4C5F" w:rsidP="00CE4C5F">
          <w:pPr>
            <w:pStyle w:val="638EDCDDC41A46E0AC921A95876B2905"/>
          </w:pPr>
          <w:r w:rsidRPr="00767781">
            <w:rPr>
              <w:rStyle w:val="PlaceholderText"/>
              <w:i/>
              <w:iCs/>
            </w:rPr>
            <w:t>Paste the link to the folder</w:t>
          </w:r>
        </w:p>
      </w:docPartBody>
    </w:docPart>
    <w:docPart>
      <w:docPartPr>
        <w:name w:val="86887012A7224E5C97EBC803C9CD3CEA"/>
        <w:category>
          <w:name w:val="General"/>
          <w:gallery w:val="placeholder"/>
        </w:category>
        <w:types>
          <w:type w:val="bbPlcHdr"/>
        </w:types>
        <w:behaviors>
          <w:behavior w:val="content"/>
        </w:behaviors>
        <w:guid w:val="{406D7196-EB82-4910-AD55-6AD0DB258285}"/>
      </w:docPartPr>
      <w:docPartBody>
        <w:p w:rsidR="009F7F49" w:rsidRDefault="00CE4C5F" w:rsidP="00CE4C5F">
          <w:pPr>
            <w:pStyle w:val="86887012A7224E5C97EBC803C9CD3CEA"/>
          </w:pPr>
          <w:r w:rsidRPr="00767781">
            <w:rPr>
              <w:rStyle w:val="PlaceholderText"/>
              <w:i/>
              <w:iCs/>
            </w:rPr>
            <w:t>Paste the link to the folder</w:t>
          </w:r>
        </w:p>
      </w:docPartBody>
    </w:docPart>
    <w:docPart>
      <w:docPartPr>
        <w:name w:val="FD59E5C666E6452FB02B63025BB8D533"/>
        <w:category>
          <w:name w:val="General"/>
          <w:gallery w:val="placeholder"/>
        </w:category>
        <w:types>
          <w:type w:val="bbPlcHdr"/>
        </w:types>
        <w:behaviors>
          <w:behavior w:val="content"/>
        </w:behaviors>
        <w:guid w:val="{BFD646E1-5BDD-4A2E-AA2E-2E24864C5082}"/>
      </w:docPartPr>
      <w:docPartBody>
        <w:p w:rsidR="009F7F49" w:rsidRDefault="00CE4C5F" w:rsidP="00CE4C5F">
          <w:pPr>
            <w:pStyle w:val="FD59E5C666E6452FB02B63025BB8D533"/>
          </w:pPr>
          <w:r w:rsidRPr="00767781">
            <w:rPr>
              <w:i/>
              <w:iCs/>
              <w:color w:val="747474" w:themeColor="background2" w:themeShade="80"/>
              <w:sz w:val="22"/>
              <w:szCs w:val="22"/>
              <w:lang w:val="en-US"/>
            </w:rPr>
            <w:t>Enter Partner’s name</w:t>
          </w:r>
        </w:p>
      </w:docPartBody>
    </w:docPart>
    <w:docPart>
      <w:docPartPr>
        <w:name w:val="92F65F717E08496A948FF69AF3153B4E"/>
        <w:category>
          <w:name w:val="General"/>
          <w:gallery w:val="placeholder"/>
        </w:category>
        <w:types>
          <w:type w:val="bbPlcHdr"/>
        </w:types>
        <w:behaviors>
          <w:behavior w:val="content"/>
        </w:behaviors>
        <w:guid w:val="{22397FAC-F7FC-4DDA-BCBD-FF75D4054660}"/>
      </w:docPartPr>
      <w:docPartBody>
        <w:p w:rsidR="009F7F49" w:rsidRDefault="009B614A" w:rsidP="009B614A">
          <w:pPr>
            <w:pStyle w:val="92F65F717E08496A948FF69AF3153B4E1"/>
          </w:pPr>
          <w:r w:rsidRPr="007A796A">
            <w:rPr>
              <w:rStyle w:val="PlaceholderText"/>
            </w:rPr>
            <w:t>Click or tap here to enter text.</w:t>
          </w:r>
        </w:p>
      </w:docPartBody>
    </w:docPart>
    <w:docPart>
      <w:docPartPr>
        <w:name w:val="A4EB755AE336463B83300964710F3A2B"/>
        <w:category>
          <w:name w:val="General"/>
          <w:gallery w:val="placeholder"/>
        </w:category>
        <w:types>
          <w:type w:val="bbPlcHdr"/>
        </w:types>
        <w:behaviors>
          <w:behavior w:val="content"/>
        </w:behaviors>
        <w:guid w:val="{13CB4944-83E7-428F-9710-159B2D772E07}"/>
      </w:docPartPr>
      <w:docPartBody>
        <w:p w:rsidR="009F7F49" w:rsidRDefault="009B614A" w:rsidP="009B614A">
          <w:pPr>
            <w:pStyle w:val="A4EB755AE336463B83300964710F3A2B1"/>
          </w:pPr>
          <w:r w:rsidRPr="00EB5E22">
            <w:rPr>
              <w:rStyle w:val="PlaceholderText"/>
            </w:rPr>
            <w:t>Click or tap here to enter text.</w:t>
          </w:r>
        </w:p>
      </w:docPartBody>
    </w:docPart>
    <w:docPart>
      <w:docPartPr>
        <w:name w:val="F1699A3F1A4244B78B248C1424CC6B73"/>
        <w:category>
          <w:name w:val="General"/>
          <w:gallery w:val="placeholder"/>
        </w:category>
        <w:types>
          <w:type w:val="bbPlcHdr"/>
        </w:types>
        <w:behaviors>
          <w:behavior w:val="content"/>
        </w:behaviors>
        <w:guid w:val="{A9F90553-BF56-43A9-BC50-80F0CEF4D002}"/>
      </w:docPartPr>
      <w:docPartBody>
        <w:p w:rsidR="009F7F49" w:rsidRDefault="00CE4C5F" w:rsidP="00CE4C5F">
          <w:pPr>
            <w:pStyle w:val="F1699A3F1A4244B78B248C1424CC6B73"/>
          </w:pPr>
          <w:r w:rsidRPr="00DE54B0">
            <w:rPr>
              <w:rStyle w:val="PlaceholderText"/>
            </w:rPr>
            <w:t>Click or tap here to enter text.</w:t>
          </w:r>
        </w:p>
      </w:docPartBody>
    </w:docPart>
    <w:docPart>
      <w:docPartPr>
        <w:name w:val="AA37E5D3CE9C4B2CBF5A4B0DBD28D62A"/>
        <w:category>
          <w:name w:val="General"/>
          <w:gallery w:val="placeholder"/>
        </w:category>
        <w:types>
          <w:type w:val="bbPlcHdr"/>
        </w:types>
        <w:behaviors>
          <w:behavior w:val="content"/>
        </w:behaviors>
        <w:guid w:val="{CDF76DDA-B9CE-4E18-8FF3-F47224EF5B22}"/>
      </w:docPartPr>
      <w:docPartBody>
        <w:p w:rsidR="009F7F49" w:rsidRDefault="009B614A" w:rsidP="009B614A">
          <w:pPr>
            <w:pStyle w:val="AA37E5D3CE9C4B2CBF5A4B0DBD28D62A1"/>
          </w:pPr>
          <w:r w:rsidRPr="00DE54B0">
            <w:rPr>
              <w:rStyle w:val="PlaceholderText"/>
            </w:rPr>
            <w:t>Click or tap here to enter text.</w:t>
          </w:r>
        </w:p>
      </w:docPartBody>
    </w:docPart>
    <w:docPart>
      <w:docPartPr>
        <w:name w:val="2237DA0D99E748F19BCA17AE0D5EFAF1"/>
        <w:category>
          <w:name w:val="General"/>
          <w:gallery w:val="placeholder"/>
        </w:category>
        <w:types>
          <w:type w:val="bbPlcHdr"/>
        </w:types>
        <w:behaviors>
          <w:behavior w:val="content"/>
        </w:behaviors>
        <w:guid w:val="{0C10B548-21F8-4B31-86AD-26C83D3F4347}"/>
      </w:docPartPr>
      <w:docPartBody>
        <w:p w:rsidR="009F7F49" w:rsidRDefault="009B614A" w:rsidP="009B614A">
          <w:pPr>
            <w:pStyle w:val="2237DA0D99E748F19BCA17AE0D5EFAF11"/>
          </w:pPr>
          <w:r w:rsidRPr="00DE54B0">
            <w:rPr>
              <w:rStyle w:val="PlaceholderText"/>
            </w:rPr>
            <w:t>Click or tap here to enter text.</w:t>
          </w:r>
        </w:p>
      </w:docPartBody>
    </w:docPart>
    <w:docPart>
      <w:docPartPr>
        <w:name w:val="D55B56BC4D474F49AA47DD9B0FF4B48D"/>
        <w:category>
          <w:name w:val="General"/>
          <w:gallery w:val="placeholder"/>
        </w:category>
        <w:types>
          <w:type w:val="bbPlcHdr"/>
        </w:types>
        <w:behaviors>
          <w:behavior w:val="content"/>
        </w:behaviors>
        <w:guid w:val="{F78E7340-F53D-45B9-AE4F-3636A37CBD3E}"/>
      </w:docPartPr>
      <w:docPartBody>
        <w:p w:rsidR="009F7F49" w:rsidRDefault="00CE4C5F" w:rsidP="00CE4C5F">
          <w:pPr>
            <w:pStyle w:val="D55B56BC4D474F49AA47DD9B0FF4B48D"/>
          </w:pPr>
          <w:r w:rsidRPr="00DE54B0">
            <w:rPr>
              <w:rStyle w:val="PlaceholderText"/>
            </w:rPr>
            <w:t>Click or tap here to enter text.</w:t>
          </w:r>
        </w:p>
      </w:docPartBody>
    </w:docPart>
    <w:docPart>
      <w:docPartPr>
        <w:name w:val="2C5F4CF5AED548A9B3A1314FF851CB3D"/>
        <w:category>
          <w:name w:val="General"/>
          <w:gallery w:val="placeholder"/>
        </w:category>
        <w:types>
          <w:type w:val="bbPlcHdr"/>
        </w:types>
        <w:behaviors>
          <w:behavior w:val="content"/>
        </w:behaviors>
        <w:guid w:val="{09B79047-1B30-4782-849E-3E426C0BC725}"/>
      </w:docPartPr>
      <w:docPartBody>
        <w:p w:rsidR="009F7F49" w:rsidRDefault="009B614A" w:rsidP="009B614A">
          <w:pPr>
            <w:pStyle w:val="2C5F4CF5AED548A9B3A1314FF851CB3D1"/>
          </w:pPr>
          <w:r w:rsidRPr="002C0896">
            <w:rPr>
              <w:i/>
              <w:iCs/>
              <w:sz w:val="22"/>
              <w:szCs w:val="22"/>
              <w:lang w:val="en-US"/>
            </w:rPr>
            <w:t xml:space="preserve">Please </w:t>
          </w:r>
          <w:r w:rsidRPr="002C0896">
            <w:rPr>
              <w:rStyle w:val="PlaceholderText"/>
              <w:i/>
              <w:iCs/>
              <w:color w:val="747474" w:themeColor="background2" w:themeShade="80"/>
              <w:sz w:val="22"/>
              <w:szCs w:val="22"/>
            </w:rPr>
            <w:t xml:space="preserve">provide a short title, preferably </w:t>
          </w:r>
          <w:r w:rsidRPr="002C0896">
            <w:rPr>
              <w:rStyle w:val="PlaceholderText"/>
              <w:i/>
              <w:iCs/>
              <w:color w:val="747474" w:themeColor="background2" w:themeShade="80"/>
              <w:sz w:val="22"/>
              <w:szCs w:val="22"/>
              <w:u w:val="single"/>
            </w:rPr>
            <w:t>not exceeding 15 words</w:t>
          </w:r>
          <w:r w:rsidRPr="002C0896">
            <w:rPr>
              <w:rStyle w:val="PlaceholderText"/>
              <w:i/>
              <w:iCs/>
              <w:color w:val="747474" w:themeColor="background2" w:themeShade="80"/>
              <w:sz w:val="22"/>
              <w:szCs w:val="22"/>
            </w:rPr>
            <w:t>. The title should communicate clearly what is the outcome or impact that is being reported</w:t>
          </w:r>
        </w:p>
      </w:docPartBody>
    </w:docPart>
    <w:docPart>
      <w:docPartPr>
        <w:name w:val="A32110B432C34BF4AA333C094D3C71FB"/>
        <w:category>
          <w:name w:val="General"/>
          <w:gallery w:val="placeholder"/>
        </w:category>
        <w:types>
          <w:type w:val="bbPlcHdr"/>
        </w:types>
        <w:behaviors>
          <w:behavior w:val="content"/>
        </w:behaviors>
        <w:guid w:val="{A36FF9D5-3AD8-471C-8663-42D17CE3C29C}"/>
      </w:docPartPr>
      <w:docPartBody>
        <w:p w:rsidR="001B5783" w:rsidRDefault="0079161D" w:rsidP="0079161D">
          <w:pPr>
            <w:pStyle w:val="A32110B432C34BF4AA333C094D3C71FB"/>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376CBBDD2A0F4D0C9EF3BBA54D3D9CAD"/>
        <w:category>
          <w:name w:val="General"/>
          <w:gallery w:val="placeholder"/>
        </w:category>
        <w:types>
          <w:type w:val="bbPlcHdr"/>
        </w:types>
        <w:behaviors>
          <w:behavior w:val="content"/>
        </w:behaviors>
        <w:guid w:val="{33186F6A-9356-489E-A444-8F28969F6627}"/>
      </w:docPartPr>
      <w:docPartBody>
        <w:p w:rsidR="001B5783" w:rsidRDefault="009B614A" w:rsidP="009B614A">
          <w:pPr>
            <w:pStyle w:val="376CBBDD2A0F4D0C9EF3BBA54D3D9CAD1"/>
          </w:pPr>
          <w:r w:rsidRPr="000213F1">
            <w:rPr>
              <w:rStyle w:val="PlaceholderText"/>
              <w:i/>
              <w:iCs/>
              <w:color w:val="808080" w:themeColor="background1" w:themeShade="80"/>
              <w:sz w:val="22"/>
              <w:szCs w:val="22"/>
            </w:rPr>
            <w:t>Choose an item</w:t>
          </w:r>
          <w:r w:rsidRPr="00FB26D9">
            <w:rPr>
              <w:rStyle w:val="PlaceholderText"/>
              <w:color w:val="0070C0"/>
              <w:sz w:val="22"/>
              <w:szCs w:val="22"/>
            </w:rPr>
            <w:t>.</w:t>
          </w:r>
        </w:p>
      </w:docPartBody>
    </w:docPart>
    <w:docPart>
      <w:docPartPr>
        <w:name w:val="8A5C2DF5FF7C4804865F350AE7815563"/>
        <w:category>
          <w:name w:val="General"/>
          <w:gallery w:val="placeholder"/>
        </w:category>
        <w:types>
          <w:type w:val="bbPlcHdr"/>
        </w:types>
        <w:behaviors>
          <w:behavior w:val="content"/>
        </w:behaviors>
        <w:guid w:val="{D2D6D9BA-C40D-40E2-AE0C-E99E9851E26E}"/>
      </w:docPartPr>
      <w:docPartBody>
        <w:p w:rsidR="001B5783" w:rsidRDefault="009B614A" w:rsidP="009B614A">
          <w:pPr>
            <w:pStyle w:val="8A5C2DF5FF7C4804865F350AE78155631"/>
          </w:pPr>
          <w:r w:rsidRPr="009D73CA">
            <w:rPr>
              <w:rStyle w:val="PlaceholderText"/>
              <w:i/>
              <w:iCs/>
              <w:color w:val="747474" w:themeColor="background2" w:themeShade="80"/>
              <w:sz w:val="22"/>
              <w:szCs w:val="22"/>
            </w:rPr>
            <w:t>Choose an item.</w:t>
          </w:r>
        </w:p>
      </w:docPartBody>
    </w:docPart>
    <w:docPart>
      <w:docPartPr>
        <w:name w:val="CB2A8D80A9444218A51D64D2C04B3F23"/>
        <w:category>
          <w:name w:val="General"/>
          <w:gallery w:val="placeholder"/>
        </w:category>
        <w:types>
          <w:type w:val="bbPlcHdr"/>
        </w:types>
        <w:behaviors>
          <w:behavior w:val="content"/>
        </w:behaviors>
        <w:guid w:val="{7F14B80A-F18D-41CD-8702-C64B3CC1EE71}"/>
      </w:docPartPr>
      <w:docPartBody>
        <w:p w:rsidR="001B5783" w:rsidRDefault="0079161D" w:rsidP="0079161D">
          <w:pPr>
            <w:pStyle w:val="CB2A8D80A9444218A51D64D2C04B3F23"/>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052535570A4342ADAB845602D0C67301"/>
        <w:category>
          <w:name w:val="General"/>
          <w:gallery w:val="placeholder"/>
        </w:category>
        <w:types>
          <w:type w:val="bbPlcHdr"/>
        </w:types>
        <w:behaviors>
          <w:behavior w:val="content"/>
        </w:behaviors>
        <w:guid w:val="{7BF8A421-E2BA-49C5-8DA5-334156518129}"/>
      </w:docPartPr>
      <w:docPartBody>
        <w:p w:rsidR="001B5783" w:rsidRDefault="009B614A" w:rsidP="009B614A">
          <w:pPr>
            <w:pStyle w:val="052535570A4342ADAB845602D0C673011"/>
          </w:pPr>
          <w:r w:rsidRPr="009D73CA">
            <w:rPr>
              <w:rStyle w:val="PlaceholderText"/>
              <w:i/>
              <w:iCs/>
              <w:color w:val="747474" w:themeColor="background2" w:themeShade="80"/>
              <w:sz w:val="22"/>
              <w:szCs w:val="22"/>
            </w:rPr>
            <w:t>Choose an item.</w:t>
          </w:r>
        </w:p>
      </w:docPartBody>
    </w:docPart>
    <w:docPart>
      <w:docPartPr>
        <w:name w:val="E74F75EBADCD4078B54E231B6E39F4F4"/>
        <w:category>
          <w:name w:val="General"/>
          <w:gallery w:val="placeholder"/>
        </w:category>
        <w:types>
          <w:type w:val="bbPlcHdr"/>
        </w:types>
        <w:behaviors>
          <w:behavior w:val="content"/>
        </w:behaviors>
        <w:guid w:val="{0D61EF07-7F5C-40C6-B77C-D356A4205ED1}"/>
      </w:docPartPr>
      <w:docPartBody>
        <w:p w:rsidR="001B5783" w:rsidRDefault="0079161D" w:rsidP="0079161D">
          <w:pPr>
            <w:pStyle w:val="E74F75EBADCD4078B54E231B6E39F4F4"/>
          </w:pPr>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9C0CFBD32EBF471FBF51ADA3AECB44E1"/>
        <w:category>
          <w:name w:val="General"/>
          <w:gallery w:val="placeholder"/>
        </w:category>
        <w:types>
          <w:type w:val="bbPlcHdr"/>
        </w:types>
        <w:behaviors>
          <w:behavior w:val="content"/>
        </w:behaviors>
        <w:guid w:val="{5013866E-065F-4E81-8DED-942C1C8BBB79}"/>
      </w:docPartPr>
      <w:docPartBody>
        <w:p w:rsidR="001B5783" w:rsidRDefault="009B614A" w:rsidP="009B614A">
          <w:pPr>
            <w:pStyle w:val="9C0CFBD32EBF471FBF51ADA3AECB44E11"/>
          </w:pPr>
          <w:r w:rsidRPr="00DB0934">
            <w:rPr>
              <w:i/>
              <w:iCs/>
              <w:color w:val="808080" w:themeColor="background1" w:themeShade="80"/>
              <w:sz w:val="22"/>
              <w:szCs w:val="22"/>
              <w:lang w:val="en-US"/>
            </w:rPr>
            <w:t>Enter title here</w:t>
          </w:r>
        </w:p>
      </w:docPartBody>
    </w:docPart>
    <w:docPart>
      <w:docPartPr>
        <w:name w:val="AB3400975633469583DB8FE90CF4A491"/>
        <w:category>
          <w:name w:val="General"/>
          <w:gallery w:val="placeholder"/>
        </w:category>
        <w:types>
          <w:type w:val="bbPlcHdr"/>
        </w:types>
        <w:behaviors>
          <w:behavior w:val="content"/>
        </w:behaviors>
        <w:guid w:val="{3CE496A3-3B1D-4BFE-808F-19CF4238B7D4}"/>
      </w:docPartPr>
      <w:docPartBody>
        <w:p w:rsidR="001B5783" w:rsidRDefault="009B614A" w:rsidP="009B614A">
          <w:pPr>
            <w:pStyle w:val="AB3400975633469583DB8FE90CF4A4911"/>
          </w:pPr>
          <w:r w:rsidRPr="00DB0934">
            <w:rPr>
              <w:i/>
              <w:iCs/>
              <w:color w:val="808080" w:themeColor="background1" w:themeShade="80"/>
              <w:sz w:val="22"/>
              <w:szCs w:val="22"/>
              <w:lang w:val="en-US"/>
            </w:rPr>
            <w:t>Enter link here</w:t>
          </w:r>
        </w:p>
      </w:docPartBody>
    </w:docPart>
    <w:docPart>
      <w:docPartPr>
        <w:name w:val="4C9131FE50464F7BAC4AA777FC5C4EA4"/>
        <w:category>
          <w:name w:val="General"/>
          <w:gallery w:val="placeholder"/>
        </w:category>
        <w:types>
          <w:type w:val="bbPlcHdr"/>
        </w:types>
        <w:behaviors>
          <w:behavior w:val="content"/>
        </w:behaviors>
        <w:guid w:val="{81A01FEE-2F30-4288-BE66-F98B1A6F7428}"/>
      </w:docPartPr>
      <w:docPartBody>
        <w:p w:rsidR="001B5783" w:rsidRDefault="0079161D" w:rsidP="0079161D">
          <w:pPr>
            <w:pStyle w:val="4C9131FE50464F7BAC4AA777FC5C4EA4"/>
          </w:pPr>
          <w:r w:rsidRPr="00B12EE3">
            <w:rPr>
              <w:rStyle w:val="PlaceholderText"/>
            </w:rPr>
            <w:t>Choose an item.</w:t>
          </w:r>
        </w:p>
      </w:docPartBody>
    </w:docPart>
    <w:docPart>
      <w:docPartPr>
        <w:name w:val="C3EBF0BDF5D9404DADC87E3FE3285180"/>
        <w:category>
          <w:name w:val="General"/>
          <w:gallery w:val="placeholder"/>
        </w:category>
        <w:types>
          <w:type w:val="bbPlcHdr"/>
        </w:types>
        <w:behaviors>
          <w:behavior w:val="content"/>
        </w:behaviors>
        <w:guid w:val="{000238DE-0982-40D1-A75C-E6274DA9AC8B}"/>
      </w:docPartPr>
      <w:docPartBody>
        <w:p w:rsidR="001B5783" w:rsidRDefault="0079161D" w:rsidP="0079161D">
          <w:pPr>
            <w:pStyle w:val="C3EBF0BDF5D9404DADC87E3FE3285180"/>
          </w:pPr>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C7011DF2DB914EE6B890E5D98454985A"/>
        <w:category>
          <w:name w:val="General"/>
          <w:gallery w:val="placeholder"/>
        </w:category>
        <w:types>
          <w:type w:val="bbPlcHdr"/>
        </w:types>
        <w:behaviors>
          <w:behavior w:val="content"/>
        </w:behaviors>
        <w:guid w:val="{BC4E2893-932A-4CBF-A88A-525B40DE087E}"/>
      </w:docPartPr>
      <w:docPartBody>
        <w:p w:rsidR="001B5783" w:rsidRDefault="009B614A" w:rsidP="009B614A">
          <w:pPr>
            <w:pStyle w:val="C7011DF2DB914EE6B890E5D98454985A1"/>
          </w:pPr>
          <w:r w:rsidRPr="00DB0934">
            <w:rPr>
              <w:i/>
              <w:iCs/>
              <w:color w:val="808080" w:themeColor="background1" w:themeShade="80"/>
              <w:sz w:val="22"/>
              <w:szCs w:val="22"/>
              <w:lang w:val="en-US"/>
            </w:rPr>
            <w:t>Enter title here</w:t>
          </w:r>
        </w:p>
      </w:docPartBody>
    </w:docPart>
    <w:docPart>
      <w:docPartPr>
        <w:name w:val="B1721F393AE84122A014A54518676A14"/>
        <w:category>
          <w:name w:val="General"/>
          <w:gallery w:val="placeholder"/>
        </w:category>
        <w:types>
          <w:type w:val="bbPlcHdr"/>
        </w:types>
        <w:behaviors>
          <w:behavior w:val="content"/>
        </w:behaviors>
        <w:guid w:val="{8C9A4C2E-735C-4294-A0E0-907E7C1411A7}"/>
      </w:docPartPr>
      <w:docPartBody>
        <w:p w:rsidR="001B5783" w:rsidRDefault="009B614A" w:rsidP="009B614A">
          <w:pPr>
            <w:pStyle w:val="B1721F393AE84122A014A54518676A141"/>
          </w:pPr>
          <w:r w:rsidRPr="00DB0934">
            <w:rPr>
              <w:i/>
              <w:iCs/>
              <w:color w:val="808080" w:themeColor="background1" w:themeShade="80"/>
              <w:sz w:val="22"/>
              <w:szCs w:val="22"/>
              <w:lang w:val="en-US"/>
            </w:rPr>
            <w:t>Enter link here</w:t>
          </w:r>
        </w:p>
      </w:docPartBody>
    </w:docPart>
    <w:docPart>
      <w:docPartPr>
        <w:name w:val="9B9D03909B374FA4B7EDF21F300DC85F"/>
        <w:category>
          <w:name w:val="General"/>
          <w:gallery w:val="placeholder"/>
        </w:category>
        <w:types>
          <w:type w:val="bbPlcHdr"/>
        </w:types>
        <w:behaviors>
          <w:behavior w:val="content"/>
        </w:behaviors>
        <w:guid w:val="{0ADAA08B-E755-4887-BF2E-B1C26B5783EA}"/>
      </w:docPartPr>
      <w:docPartBody>
        <w:p w:rsidR="001B5783" w:rsidRDefault="0079161D" w:rsidP="0079161D">
          <w:pPr>
            <w:pStyle w:val="9B9D03909B374FA4B7EDF21F300DC85F"/>
          </w:pPr>
          <w:r w:rsidRPr="00B12EE3">
            <w:rPr>
              <w:rStyle w:val="PlaceholderText"/>
            </w:rPr>
            <w:t>Choose an item.</w:t>
          </w:r>
        </w:p>
      </w:docPartBody>
    </w:docPart>
    <w:docPart>
      <w:docPartPr>
        <w:name w:val="494BF84773A5485EA45BD840951FC996"/>
        <w:category>
          <w:name w:val="General"/>
          <w:gallery w:val="placeholder"/>
        </w:category>
        <w:types>
          <w:type w:val="bbPlcHdr"/>
        </w:types>
        <w:behaviors>
          <w:behavior w:val="content"/>
        </w:behaviors>
        <w:guid w:val="{436645FD-B49E-4310-83F5-45F2E5BD1C83}"/>
      </w:docPartPr>
      <w:docPartBody>
        <w:p w:rsidR="001B5783" w:rsidRDefault="0079161D" w:rsidP="0079161D">
          <w:pPr>
            <w:pStyle w:val="494BF84773A5485EA45BD840951FC996"/>
          </w:pPr>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991F78A3F0A044C58EB207D962628E8B"/>
        <w:category>
          <w:name w:val="General"/>
          <w:gallery w:val="placeholder"/>
        </w:category>
        <w:types>
          <w:type w:val="bbPlcHdr"/>
        </w:types>
        <w:behaviors>
          <w:behavior w:val="content"/>
        </w:behaviors>
        <w:guid w:val="{C3B27043-02DE-4C9E-A8BE-8EC8F7CDE88E}"/>
      </w:docPartPr>
      <w:docPartBody>
        <w:p w:rsidR="001B5783" w:rsidRDefault="009B614A" w:rsidP="009B614A">
          <w:pPr>
            <w:pStyle w:val="991F78A3F0A044C58EB207D962628E8B1"/>
          </w:pPr>
          <w:r w:rsidRPr="00DB0934">
            <w:rPr>
              <w:i/>
              <w:iCs/>
              <w:color w:val="808080" w:themeColor="background1" w:themeShade="80"/>
              <w:sz w:val="22"/>
              <w:szCs w:val="22"/>
              <w:lang w:val="en-US"/>
            </w:rPr>
            <w:t>Enter title here</w:t>
          </w:r>
        </w:p>
      </w:docPartBody>
    </w:docPart>
    <w:docPart>
      <w:docPartPr>
        <w:name w:val="532D702FF51E4E0B96F34E2BD9A0896A"/>
        <w:category>
          <w:name w:val="General"/>
          <w:gallery w:val="placeholder"/>
        </w:category>
        <w:types>
          <w:type w:val="bbPlcHdr"/>
        </w:types>
        <w:behaviors>
          <w:behavior w:val="content"/>
        </w:behaviors>
        <w:guid w:val="{0A005B61-6960-488D-BC4C-DF81CA47574D}"/>
      </w:docPartPr>
      <w:docPartBody>
        <w:p w:rsidR="001B5783" w:rsidRDefault="009B614A" w:rsidP="009B614A">
          <w:pPr>
            <w:pStyle w:val="532D702FF51E4E0B96F34E2BD9A0896A1"/>
          </w:pPr>
          <w:r w:rsidRPr="00DB0934">
            <w:rPr>
              <w:i/>
              <w:iCs/>
              <w:color w:val="808080" w:themeColor="background1" w:themeShade="80"/>
              <w:sz w:val="22"/>
              <w:szCs w:val="22"/>
              <w:lang w:val="en-US"/>
            </w:rPr>
            <w:t>Enter link here</w:t>
          </w:r>
        </w:p>
      </w:docPartBody>
    </w:docPart>
    <w:docPart>
      <w:docPartPr>
        <w:name w:val="E50DF108F19147779E6BBA422F0D2FC7"/>
        <w:category>
          <w:name w:val="General"/>
          <w:gallery w:val="placeholder"/>
        </w:category>
        <w:types>
          <w:type w:val="bbPlcHdr"/>
        </w:types>
        <w:behaviors>
          <w:behavior w:val="content"/>
        </w:behaviors>
        <w:guid w:val="{0DD32933-5B4A-4A55-851F-107B1A82CB0C}"/>
      </w:docPartPr>
      <w:docPartBody>
        <w:p w:rsidR="001B5783" w:rsidRDefault="0079161D" w:rsidP="0079161D">
          <w:pPr>
            <w:pStyle w:val="E50DF108F19147779E6BBA422F0D2FC7"/>
          </w:pPr>
          <w:r w:rsidRPr="00B12EE3">
            <w:rPr>
              <w:rStyle w:val="PlaceholderText"/>
            </w:rPr>
            <w:t>Choose an item.</w:t>
          </w:r>
        </w:p>
      </w:docPartBody>
    </w:docPart>
    <w:docPart>
      <w:docPartPr>
        <w:name w:val="16AAC7258BF547AF89E1CD2500C1DF4E"/>
        <w:category>
          <w:name w:val="General"/>
          <w:gallery w:val="placeholder"/>
        </w:category>
        <w:types>
          <w:type w:val="bbPlcHdr"/>
        </w:types>
        <w:behaviors>
          <w:behavior w:val="content"/>
        </w:behaviors>
        <w:guid w:val="{F9C272D9-434A-4196-9DCB-6F7859A3DE5B}"/>
      </w:docPartPr>
      <w:docPartBody>
        <w:p w:rsidR="001B5783" w:rsidRDefault="0079161D" w:rsidP="0079161D">
          <w:pPr>
            <w:pStyle w:val="16AAC7258BF547AF89E1CD2500C1DF4E"/>
          </w:pPr>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5D2DFE96D37C408FB516FCED36F981A8"/>
        <w:category>
          <w:name w:val="General"/>
          <w:gallery w:val="placeholder"/>
        </w:category>
        <w:types>
          <w:type w:val="bbPlcHdr"/>
        </w:types>
        <w:behaviors>
          <w:behavior w:val="content"/>
        </w:behaviors>
        <w:guid w:val="{BF7F9B63-1E32-4FCD-9D50-E7D5DD112CC0}"/>
      </w:docPartPr>
      <w:docPartBody>
        <w:p w:rsidR="001B5783" w:rsidRDefault="009B614A" w:rsidP="009B614A">
          <w:pPr>
            <w:pStyle w:val="5D2DFE96D37C408FB516FCED36F981A81"/>
          </w:pPr>
          <w:r w:rsidRPr="00DB0934">
            <w:rPr>
              <w:i/>
              <w:iCs/>
              <w:color w:val="808080" w:themeColor="background1" w:themeShade="80"/>
              <w:sz w:val="22"/>
              <w:szCs w:val="22"/>
              <w:lang w:val="en-US"/>
            </w:rPr>
            <w:t>Enter title here</w:t>
          </w:r>
        </w:p>
      </w:docPartBody>
    </w:docPart>
    <w:docPart>
      <w:docPartPr>
        <w:name w:val="17989BBFFFA24A01B8E2A2F70D53FE5C"/>
        <w:category>
          <w:name w:val="General"/>
          <w:gallery w:val="placeholder"/>
        </w:category>
        <w:types>
          <w:type w:val="bbPlcHdr"/>
        </w:types>
        <w:behaviors>
          <w:behavior w:val="content"/>
        </w:behaviors>
        <w:guid w:val="{FB123B8D-B048-4F2B-AC03-2B2E8A2ABAAD}"/>
      </w:docPartPr>
      <w:docPartBody>
        <w:p w:rsidR="001B5783" w:rsidRDefault="009B614A" w:rsidP="009B614A">
          <w:pPr>
            <w:pStyle w:val="17989BBFFFA24A01B8E2A2F70D53FE5C1"/>
          </w:pPr>
          <w:r w:rsidRPr="00DB0934">
            <w:rPr>
              <w:i/>
              <w:iCs/>
              <w:color w:val="808080" w:themeColor="background1" w:themeShade="80"/>
              <w:sz w:val="22"/>
              <w:szCs w:val="22"/>
              <w:lang w:val="en-US"/>
            </w:rPr>
            <w:t>Enter link here</w:t>
          </w:r>
        </w:p>
      </w:docPartBody>
    </w:docPart>
    <w:docPart>
      <w:docPartPr>
        <w:name w:val="F1BBECD067F44AB3847234BFE6F8DF6D"/>
        <w:category>
          <w:name w:val="General"/>
          <w:gallery w:val="placeholder"/>
        </w:category>
        <w:types>
          <w:type w:val="bbPlcHdr"/>
        </w:types>
        <w:behaviors>
          <w:behavior w:val="content"/>
        </w:behaviors>
        <w:guid w:val="{91D850D0-BF54-4EB6-B2C3-A43A320690E5}"/>
      </w:docPartPr>
      <w:docPartBody>
        <w:p w:rsidR="001B5783" w:rsidRDefault="0079161D" w:rsidP="0079161D">
          <w:pPr>
            <w:pStyle w:val="F1BBECD067F44AB3847234BFE6F8DF6D"/>
          </w:pPr>
          <w:r w:rsidRPr="00B12EE3">
            <w:rPr>
              <w:rStyle w:val="PlaceholderText"/>
            </w:rPr>
            <w:t>Choose an item.</w:t>
          </w:r>
        </w:p>
      </w:docPartBody>
    </w:docPart>
    <w:docPart>
      <w:docPartPr>
        <w:name w:val="B2F3363578764CC18F3C226928249D5F"/>
        <w:category>
          <w:name w:val="General"/>
          <w:gallery w:val="placeholder"/>
        </w:category>
        <w:types>
          <w:type w:val="bbPlcHdr"/>
        </w:types>
        <w:behaviors>
          <w:behavior w:val="content"/>
        </w:behaviors>
        <w:guid w:val="{7B600B69-D53D-4AC6-B067-EED035066F76}"/>
      </w:docPartPr>
      <w:docPartBody>
        <w:p w:rsidR="001B5783" w:rsidRDefault="009B614A" w:rsidP="009B614A">
          <w:pPr>
            <w:pStyle w:val="B2F3363578764CC18F3C226928249D5F1"/>
          </w:pPr>
          <w:r w:rsidRPr="005169EB">
            <w:rPr>
              <w:rStyle w:val="PlaceholderText"/>
            </w:rPr>
            <w:t>Choose an item.</w:t>
          </w:r>
        </w:p>
      </w:docPartBody>
    </w:docPart>
    <w:docPart>
      <w:docPartPr>
        <w:name w:val="EA867A3FF02A4FA4808D31631C3C4AFE"/>
        <w:category>
          <w:name w:val="General"/>
          <w:gallery w:val="placeholder"/>
        </w:category>
        <w:types>
          <w:type w:val="bbPlcHdr"/>
        </w:types>
        <w:behaviors>
          <w:behavior w:val="content"/>
        </w:behaviors>
        <w:guid w:val="{3967BEAD-749C-4712-B7C4-8EFABBA751EF}"/>
      </w:docPartPr>
      <w:docPartBody>
        <w:p w:rsidR="001B5783" w:rsidRDefault="009B614A" w:rsidP="009B614A">
          <w:pPr>
            <w:pStyle w:val="EA867A3FF02A4FA4808D31631C3C4AFE1"/>
          </w:pPr>
          <w:r w:rsidRPr="005169EB">
            <w:rPr>
              <w:rStyle w:val="PlaceholderText"/>
            </w:rPr>
            <w:t>Choose an item.</w:t>
          </w:r>
        </w:p>
      </w:docPartBody>
    </w:docPart>
    <w:docPart>
      <w:docPartPr>
        <w:name w:val="5E52F27B99AA43AE89EAA9CAD6D25D98"/>
        <w:category>
          <w:name w:val="General"/>
          <w:gallery w:val="placeholder"/>
        </w:category>
        <w:types>
          <w:type w:val="bbPlcHdr"/>
        </w:types>
        <w:behaviors>
          <w:behavior w:val="content"/>
        </w:behaviors>
        <w:guid w:val="{FD1AFCFE-99CE-43D7-B1DE-4205F5EF534D}"/>
      </w:docPartPr>
      <w:docPartBody>
        <w:p w:rsidR="001B5783" w:rsidRDefault="0079161D" w:rsidP="0079161D">
          <w:pPr>
            <w:pStyle w:val="5E52F27B99AA43AE89EAA9CAD6D25D98"/>
          </w:pPr>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3E2A56F431DD49D692650EF904D3FB54"/>
        <w:category>
          <w:name w:val="General"/>
          <w:gallery w:val="placeholder"/>
        </w:category>
        <w:types>
          <w:type w:val="bbPlcHdr"/>
        </w:types>
        <w:behaviors>
          <w:behavior w:val="content"/>
        </w:behaviors>
        <w:guid w:val="{83261441-BA6B-445E-9D2C-B19180F65DE4}"/>
      </w:docPartPr>
      <w:docPartBody>
        <w:p w:rsidR="001B5783" w:rsidRDefault="009B614A" w:rsidP="009B614A">
          <w:pPr>
            <w:pStyle w:val="3E2A56F431DD49D692650EF904D3FB542"/>
          </w:pPr>
          <w:r w:rsidRPr="002E704A">
            <w:rPr>
              <w:rStyle w:val="PlaceholderText"/>
              <w:i/>
              <w:iCs/>
              <w:color w:val="0070C0"/>
              <w:sz w:val="22"/>
              <w:szCs w:val="22"/>
            </w:rPr>
            <w:t>Click or tap here to enter text</w:t>
          </w:r>
          <w:r w:rsidRPr="002E704A">
            <w:rPr>
              <w:rStyle w:val="PlaceholderText"/>
              <w:color w:val="0070C0"/>
              <w:sz w:val="22"/>
              <w:szCs w:val="22"/>
            </w:rPr>
            <w:t>.</w:t>
          </w:r>
        </w:p>
      </w:docPartBody>
    </w:docPart>
    <w:docPart>
      <w:docPartPr>
        <w:name w:val="0C68CD0F206D46248BC4B69843351C05"/>
        <w:category>
          <w:name w:val="General"/>
          <w:gallery w:val="placeholder"/>
        </w:category>
        <w:types>
          <w:type w:val="bbPlcHdr"/>
        </w:types>
        <w:behaviors>
          <w:behavior w:val="content"/>
        </w:behaviors>
        <w:guid w:val="{024F556E-A237-4053-9AD9-E6C90121C4D0}"/>
      </w:docPartPr>
      <w:docPartBody>
        <w:p w:rsidR="001B5783" w:rsidRDefault="009B614A" w:rsidP="009B614A">
          <w:pPr>
            <w:pStyle w:val="0C68CD0F206D46248BC4B69843351C052"/>
          </w:pPr>
          <w:r w:rsidRPr="002E704A">
            <w:rPr>
              <w:rStyle w:val="PlaceholderText"/>
              <w:color w:val="0070C0"/>
              <w:sz w:val="22"/>
              <w:szCs w:val="22"/>
            </w:rPr>
            <w:t>C</w:t>
          </w:r>
          <w:r w:rsidRPr="002E704A">
            <w:rPr>
              <w:rStyle w:val="PlaceholderText"/>
              <w:i/>
              <w:iCs/>
              <w:color w:val="0070C0"/>
              <w:sz w:val="22"/>
              <w:szCs w:val="22"/>
            </w:rPr>
            <w:t>lick or tap here to enter text</w:t>
          </w:r>
          <w:r w:rsidRPr="002E704A">
            <w:rPr>
              <w:rStyle w:val="PlaceholderText"/>
              <w:color w:val="0070C0"/>
              <w:sz w:val="22"/>
              <w:szCs w:val="22"/>
            </w:rPr>
            <w:t>.</w:t>
          </w:r>
        </w:p>
      </w:docPartBody>
    </w:docPart>
    <w:docPart>
      <w:docPartPr>
        <w:name w:val="29E5BC6039FD47ED8EB02400B6F83649"/>
        <w:category>
          <w:name w:val="General"/>
          <w:gallery w:val="placeholder"/>
        </w:category>
        <w:types>
          <w:type w:val="bbPlcHdr"/>
        </w:types>
        <w:behaviors>
          <w:behavior w:val="content"/>
        </w:behaviors>
        <w:guid w:val="{A0B5F2DE-3AF4-4F0A-AEAE-1FCB099EC4DA}"/>
      </w:docPartPr>
      <w:docPartBody>
        <w:p w:rsidR="001B5783" w:rsidRDefault="009B614A" w:rsidP="009B614A">
          <w:pPr>
            <w:pStyle w:val="29E5BC6039FD47ED8EB02400B6F836492"/>
          </w:pPr>
          <w:r w:rsidRPr="002E704A">
            <w:rPr>
              <w:rStyle w:val="PlaceholderText"/>
              <w:i/>
              <w:iCs/>
              <w:color w:val="0070C0"/>
              <w:sz w:val="22"/>
              <w:szCs w:val="22"/>
            </w:rPr>
            <w:t>Click or tap here to enter text.</w:t>
          </w:r>
        </w:p>
      </w:docPartBody>
    </w:docPart>
    <w:docPart>
      <w:docPartPr>
        <w:name w:val="29D3F2F2F8DD46A3908B67BC000997C9"/>
        <w:category>
          <w:name w:val="General"/>
          <w:gallery w:val="placeholder"/>
        </w:category>
        <w:types>
          <w:type w:val="bbPlcHdr"/>
        </w:types>
        <w:behaviors>
          <w:behavior w:val="content"/>
        </w:behaviors>
        <w:guid w:val="{B0334393-FFBA-4353-9B54-606E63B5F89E}"/>
      </w:docPartPr>
      <w:docPartBody>
        <w:p w:rsidR="001B5783" w:rsidRDefault="009B614A" w:rsidP="009B614A">
          <w:pPr>
            <w:pStyle w:val="29D3F2F2F8DD46A3908B67BC000997C92"/>
          </w:pPr>
          <w:r w:rsidRPr="002E704A">
            <w:rPr>
              <w:rStyle w:val="PlaceholderText"/>
              <w:i/>
              <w:iCs/>
              <w:color w:val="0070C0"/>
              <w:sz w:val="22"/>
              <w:szCs w:val="22"/>
            </w:rPr>
            <w:t>Click or tap here to enter text</w:t>
          </w:r>
          <w:r w:rsidRPr="002E704A">
            <w:rPr>
              <w:rStyle w:val="PlaceholderText"/>
              <w:color w:val="0070C0"/>
              <w:sz w:val="22"/>
              <w:szCs w:val="22"/>
            </w:rPr>
            <w:t>.</w:t>
          </w:r>
        </w:p>
      </w:docPartBody>
    </w:docPart>
    <w:docPart>
      <w:docPartPr>
        <w:name w:val="610BD5F53B5D42E3888D0DDA2A6364AB"/>
        <w:category>
          <w:name w:val="General"/>
          <w:gallery w:val="placeholder"/>
        </w:category>
        <w:types>
          <w:type w:val="bbPlcHdr"/>
        </w:types>
        <w:behaviors>
          <w:behavior w:val="content"/>
        </w:behaviors>
        <w:guid w:val="{54462338-9130-45A4-B3AF-974737E24744}"/>
      </w:docPartPr>
      <w:docPartBody>
        <w:p w:rsidR="001B5783" w:rsidRDefault="009B614A" w:rsidP="009B614A">
          <w:pPr>
            <w:pStyle w:val="610BD5F53B5D42E3888D0DDA2A6364AB2"/>
          </w:pPr>
          <w:r w:rsidRPr="002E704A">
            <w:rPr>
              <w:rStyle w:val="PlaceholderText"/>
              <w:i/>
              <w:iCs/>
              <w:color w:val="0070C0"/>
              <w:sz w:val="22"/>
              <w:szCs w:val="22"/>
            </w:rPr>
            <w:t>Click or tap here to enter text</w:t>
          </w:r>
          <w:r w:rsidRPr="002E704A">
            <w:rPr>
              <w:rStyle w:val="PlaceholderText"/>
              <w:color w:val="0070C0"/>
              <w:sz w:val="22"/>
              <w:szCs w:val="22"/>
            </w:rPr>
            <w:t>.</w:t>
          </w:r>
        </w:p>
      </w:docPartBody>
    </w:docPart>
    <w:docPart>
      <w:docPartPr>
        <w:name w:val="46155495979340EE8B5AA17CF561209B"/>
        <w:category>
          <w:name w:val="General"/>
          <w:gallery w:val="placeholder"/>
        </w:category>
        <w:types>
          <w:type w:val="bbPlcHdr"/>
        </w:types>
        <w:behaviors>
          <w:behavior w:val="content"/>
        </w:behaviors>
        <w:guid w:val="{4C0DDF43-88DD-47EE-9E30-96A3835EDE92}"/>
      </w:docPartPr>
      <w:docPartBody>
        <w:p w:rsidR="001B5783" w:rsidRDefault="009B614A" w:rsidP="009B614A">
          <w:pPr>
            <w:pStyle w:val="46155495979340EE8B5AA17CF561209B2"/>
          </w:pPr>
          <w:r w:rsidRPr="002E704A">
            <w:rPr>
              <w:rStyle w:val="PlaceholderText"/>
              <w:i/>
              <w:iCs/>
              <w:color w:val="0070C0"/>
              <w:sz w:val="22"/>
              <w:szCs w:val="22"/>
            </w:rPr>
            <w:t>Choose an item.</w:t>
          </w:r>
        </w:p>
      </w:docPartBody>
    </w:docPart>
    <w:docPart>
      <w:docPartPr>
        <w:name w:val="127EECCCDB4C41B1B2F27FB495915255"/>
        <w:category>
          <w:name w:val="General"/>
          <w:gallery w:val="placeholder"/>
        </w:category>
        <w:types>
          <w:type w:val="bbPlcHdr"/>
        </w:types>
        <w:behaviors>
          <w:behavior w:val="content"/>
        </w:behaviors>
        <w:guid w:val="{921F57E1-54BB-4254-A9CE-7C6239E48C56}"/>
      </w:docPartPr>
      <w:docPartBody>
        <w:p w:rsidR="000F0E2C" w:rsidRDefault="0067635C" w:rsidP="0067635C">
          <w:pPr>
            <w:pStyle w:val="127EECCCDB4C41B1B2F27FB495915255"/>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172B05C31E054D3B82C7D7F38297BA50"/>
        <w:category>
          <w:name w:val="General"/>
          <w:gallery w:val="placeholder"/>
        </w:category>
        <w:types>
          <w:type w:val="bbPlcHdr"/>
        </w:types>
        <w:behaviors>
          <w:behavior w:val="content"/>
        </w:behaviors>
        <w:guid w:val="{19EC6716-383D-47F0-B81D-E5F563FEE4F8}"/>
      </w:docPartPr>
      <w:docPartBody>
        <w:p w:rsidR="000F0E2C" w:rsidRDefault="009B614A" w:rsidP="009B614A">
          <w:pPr>
            <w:pStyle w:val="172B05C31E054D3B82C7D7F38297BA501"/>
          </w:pPr>
          <w:r w:rsidRPr="003E7BC2">
            <w:rPr>
              <w:rStyle w:val="PlaceholderText"/>
              <w:i/>
              <w:iCs/>
              <w:color w:val="808080" w:themeColor="background1" w:themeShade="80"/>
              <w:sz w:val="22"/>
              <w:szCs w:val="22"/>
            </w:rPr>
            <w:t>Choose an item.</w:t>
          </w:r>
        </w:p>
      </w:docPartBody>
    </w:docPart>
    <w:docPart>
      <w:docPartPr>
        <w:name w:val="9456C802A90C4D8BBAF9FC66D0E34DF9"/>
        <w:category>
          <w:name w:val="General"/>
          <w:gallery w:val="placeholder"/>
        </w:category>
        <w:types>
          <w:type w:val="bbPlcHdr"/>
        </w:types>
        <w:behaviors>
          <w:behavior w:val="content"/>
        </w:behaviors>
        <w:guid w:val="{72D7F42B-C36A-494F-A31D-5298F54D432E}"/>
      </w:docPartPr>
      <w:docPartBody>
        <w:p w:rsidR="00585856" w:rsidRDefault="009B614A" w:rsidP="009B614A">
          <w:pPr>
            <w:pStyle w:val="9456C802A90C4D8BBAF9FC66D0E34DF92"/>
          </w:pPr>
          <w:r w:rsidRPr="000C0999">
            <w:rPr>
              <w:rStyle w:val="PlaceholderText"/>
              <w:i/>
              <w:iCs/>
              <w:color w:val="808080" w:themeColor="background1" w:themeShade="80"/>
              <w:sz w:val="22"/>
              <w:szCs w:val="22"/>
            </w:rPr>
            <w:t>Click or tap here to enter text.</w:t>
          </w:r>
        </w:p>
      </w:docPartBody>
    </w:docPart>
    <w:docPart>
      <w:docPartPr>
        <w:name w:val="D226194192BC47C4B6708BAEDA22CA55"/>
        <w:category>
          <w:name w:val="General"/>
          <w:gallery w:val="placeholder"/>
        </w:category>
        <w:types>
          <w:type w:val="bbPlcHdr"/>
        </w:types>
        <w:behaviors>
          <w:behavior w:val="content"/>
        </w:behaviors>
        <w:guid w:val="{973FF873-A1D8-4BDD-B3F8-74ABB7FBC6FD}"/>
      </w:docPartPr>
      <w:docPartBody>
        <w:p w:rsidR="00D517F1" w:rsidRDefault="00585856" w:rsidP="00585856">
          <w:pPr>
            <w:pStyle w:val="D226194192BC47C4B6708BAEDA22CA55"/>
          </w:pPr>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E75EB85655964941ADA7F27D36555BB8"/>
        <w:category>
          <w:name w:val="General"/>
          <w:gallery w:val="placeholder"/>
        </w:category>
        <w:types>
          <w:type w:val="bbPlcHdr"/>
        </w:types>
        <w:behaviors>
          <w:behavior w:val="content"/>
        </w:behaviors>
        <w:guid w:val="{BAEBB250-0AE9-49B1-9E40-38E1634FEE16}"/>
      </w:docPartPr>
      <w:docPartBody>
        <w:p w:rsidR="00D517F1" w:rsidRDefault="00CE4C5F" w:rsidP="00CE4C5F">
          <w:pPr>
            <w:pStyle w:val="E75EB85655964941ADA7F27D36555BB8"/>
          </w:pPr>
          <w:r w:rsidRPr="00446E78">
            <w:rPr>
              <w:i/>
              <w:iCs/>
              <w:color w:val="C00000"/>
              <w:sz w:val="22"/>
              <w:szCs w:val="22"/>
            </w:rPr>
            <w:t>To be assigned once the final, science-edited version of the OICR is ready</w:t>
          </w:r>
          <w:r w:rsidRPr="005A56B2">
            <w:rPr>
              <w:i/>
              <w:iCs/>
              <w:color w:val="747474" w:themeColor="background2" w:themeShade="80"/>
              <w:sz w:val="22"/>
              <w:szCs w:val="22"/>
            </w:rPr>
            <w:t>.</w:t>
          </w:r>
        </w:p>
      </w:docPartBody>
    </w:docPart>
    <w:docPart>
      <w:docPartPr>
        <w:name w:val="981FBE9FE60A4DB6AB255991B37F00AA"/>
        <w:category>
          <w:name w:val="General"/>
          <w:gallery w:val="placeholder"/>
        </w:category>
        <w:types>
          <w:type w:val="bbPlcHdr"/>
        </w:types>
        <w:behaviors>
          <w:behavior w:val="content"/>
        </w:behaviors>
        <w:guid w:val="{DA804520-23C5-4B4D-ACA6-8D1C70282EEC}"/>
      </w:docPartPr>
      <w:docPartBody>
        <w:p w:rsidR="00D517F1" w:rsidRDefault="009B614A" w:rsidP="009B614A">
          <w:pPr>
            <w:pStyle w:val="981FBE9FE60A4DB6AB255991B37F00AA1"/>
          </w:pPr>
          <w:r w:rsidRPr="009F5D66">
            <w:rPr>
              <w:i/>
              <w:iCs/>
              <w:color w:val="747474" w:themeColor="background2" w:themeShade="80"/>
              <w:sz w:val="22"/>
              <w:szCs w:val="22"/>
              <w:lang w:val="en-US"/>
            </w:rPr>
            <w:t>Example of appropriate evidence include adoption or uptake studies; outcome mapping or process tracing documentation, policy documents referencing Alliance research; training follow-up evaluations showing applied changes; official communications or decisions made by target users; media coverage indicating behavior or discourse shifts; testimonies or observational data from field staff or partners</w:t>
          </w:r>
          <w:r w:rsidRPr="009F5D66">
            <w:rPr>
              <w:i/>
              <w:iCs/>
              <w:color w:val="747474" w:themeColor="background2" w:themeShade="80"/>
              <w:sz w:val="22"/>
              <w:szCs w:val="22"/>
            </w:rPr>
            <w:t>.</w:t>
          </w:r>
        </w:p>
      </w:docPartBody>
    </w:docPart>
    <w:docPart>
      <w:docPartPr>
        <w:name w:val="238183DA11894F48B75AC5A2E638EBE4"/>
        <w:category>
          <w:name w:val="General"/>
          <w:gallery w:val="placeholder"/>
        </w:category>
        <w:types>
          <w:type w:val="bbPlcHdr"/>
        </w:types>
        <w:behaviors>
          <w:behavior w:val="content"/>
        </w:behaviors>
        <w:guid w:val="{79F585AA-ADD7-49EE-8DEA-AADB48273735}"/>
      </w:docPartPr>
      <w:docPartBody>
        <w:p w:rsidR="00D517F1" w:rsidRDefault="009B614A" w:rsidP="009B614A">
          <w:pPr>
            <w:pStyle w:val="238183DA11894F48B75AC5A2E638EBE41"/>
          </w:pPr>
          <w:r w:rsidRPr="00B12EE3">
            <w:rPr>
              <w:rStyle w:val="PlaceholderText"/>
            </w:rPr>
            <w:t>Choose an item.</w:t>
          </w:r>
        </w:p>
      </w:docPartBody>
    </w:docPart>
    <w:docPart>
      <w:docPartPr>
        <w:name w:val="47179FBA63834F09B7EECA65C83660B4"/>
        <w:category>
          <w:name w:val="General"/>
          <w:gallery w:val="placeholder"/>
        </w:category>
        <w:types>
          <w:type w:val="bbPlcHdr"/>
        </w:types>
        <w:behaviors>
          <w:behavior w:val="content"/>
        </w:behaviors>
        <w:guid w:val="{D50F434A-A94D-48E9-9BE4-8ADE8DC4A78E}"/>
      </w:docPartPr>
      <w:docPartBody>
        <w:p w:rsidR="000B0218" w:rsidRDefault="003511A9" w:rsidP="003511A9">
          <w:pPr>
            <w:pStyle w:val="47179FBA63834F09B7EECA65C83660B4"/>
          </w:pPr>
          <w:r w:rsidRPr="000C0187">
            <w:rPr>
              <w:i/>
              <w:iCs/>
              <w:color w:val="808080" w:themeColor="background1" w:themeShade="80"/>
              <w:sz w:val="22"/>
              <w:szCs w:val="22"/>
            </w:rPr>
            <w:t xml:space="preserve">Assigned by </w:t>
          </w:r>
          <w:r>
            <w:rPr>
              <w:i/>
              <w:iCs/>
              <w:color w:val="808080" w:themeColor="background1" w:themeShade="80"/>
              <w:sz w:val="22"/>
              <w:szCs w:val="22"/>
            </w:rPr>
            <w:t>the PISA-MELP</w:t>
          </w:r>
          <w:r>
            <w:rPr>
              <w:rStyle w:val="FootnoteReference"/>
              <w:i/>
              <w:iCs/>
              <w:color w:val="808080" w:themeColor="background1" w:themeShade="80"/>
              <w:sz w:val="22"/>
              <w:szCs w:val="22"/>
            </w:rPr>
            <w:footnoteRef/>
          </w:r>
          <w:r>
            <w:rPr>
              <w:i/>
              <w:iCs/>
              <w:color w:val="808080" w:themeColor="background1" w:themeShade="80"/>
              <w:sz w:val="22"/>
              <w:szCs w:val="22"/>
            </w:rPr>
            <w:t xml:space="preserve"> team</w:t>
          </w:r>
        </w:p>
      </w:docPartBody>
    </w:docPart>
    <w:docPart>
      <w:docPartPr>
        <w:name w:val="53390B87E39342CD8C923FEF39D551EC"/>
        <w:category>
          <w:name w:val="General"/>
          <w:gallery w:val="placeholder"/>
        </w:category>
        <w:types>
          <w:type w:val="bbPlcHdr"/>
        </w:types>
        <w:behaviors>
          <w:behavior w:val="content"/>
        </w:behaviors>
        <w:guid w:val="{51AA7618-C35A-4D6D-86BE-9926FB07748D}"/>
      </w:docPartPr>
      <w:docPartBody>
        <w:p w:rsidR="000B0218" w:rsidRDefault="003511A9" w:rsidP="003511A9">
          <w:pPr>
            <w:pStyle w:val="53390B87E39342CD8C923FEF39D551EC"/>
          </w:pPr>
          <w:r w:rsidRPr="00BC47F5">
            <w:rPr>
              <w:rStyle w:val="PlaceholderText"/>
            </w:rPr>
            <w:t>Enter any content that you want to repeat, including other content controls. You can also insert this control around table rows in order to repeat parts of a table.</w:t>
          </w:r>
        </w:p>
      </w:docPartBody>
    </w:docPart>
    <w:docPart>
      <w:docPartPr>
        <w:name w:val="E80CD543CD0F4276A96A3B7364AB9948"/>
        <w:category>
          <w:name w:val="General"/>
          <w:gallery w:val="placeholder"/>
        </w:category>
        <w:types>
          <w:type w:val="bbPlcHdr"/>
        </w:types>
        <w:behaviors>
          <w:behavior w:val="content"/>
        </w:behaviors>
        <w:guid w:val="{335E2186-4ED8-458F-94C7-EDE81A8B56DA}"/>
      </w:docPartPr>
      <w:docPartBody>
        <w:p w:rsidR="000B0218" w:rsidRDefault="003511A9" w:rsidP="003511A9">
          <w:pPr>
            <w:pStyle w:val="E80CD543CD0F4276A96A3B7364AB9948"/>
          </w:pPr>
          <w:r w:rsidRPr="000213F1">
            <w:rPr>
              <w:rStyle w:val="PlaceholderText"/>
              <w:i/>
              <w:iCs/>
              <w:color w:val="808080" w:themeColor="background1" w:themeShade="80"/>
              <w:sz w:val="22"/>
              <w:szCs w:val="22"/>
            </w:rPr>
            <w:t>Choose an item</w:t>
          </w:r>
          <w:r w:rsidRPr="00FB26D9">
            <w:rPr>
              <w:rStyle w:val="PlaceholderText"/>
              <w:color w:val="0070C0"/>
              <w:sz w:val="22"/>
              <w:szCs w:val="22"/>
            </w:rPr>
            <w:t>.</w:t>
          </w:r>
        </w:p>
      </w:docPartBody>
    </w:docPart>
    <w:docPart>
      <w:docPartPr>
        <w:name w:val="37A3FF1986A847649EA878AE07664E34"/>
        <w:category>
          <w:name w:val="General"/>
          <w:gallery w:val="placeholder"/>
        </w:category>
        <w:types>
          <w:type w:val="bbPlcHdr"/>
        </w:types>
        <w:behaviors>
          <w:behavior w:val="content"/>
        </w:behaviors>
        <w:guid w:val="{49D128FA-6CB3-4719-854D-81E26AC2EA3B}"/>
      </w:docPartPr>
      <w:docPartBody>
        <w:p w:rsidR="000B0218" w:rsidRDefault="00915E7C">
          <w:pPr>
            <w:pStyle w:val="37A3FF1986A847649EA878AE07664E34"/>
          </w:pPr>
          <w:r w:rsidRPr="00B12EE3">
            <w:rPr>
              <w:rStyle w:val="PlaceholderText"/>
            </w:rPr>
            <w:t>Enter any content that you want to repeat, including other content controls. You can also insert this control around table rows in order to repeat parts of a table.</w:t>
          </w:r>
        </w:p>
      </w:docPartBody>
    </w:docPart>
    <w:docPart>
      <w:docPartPr>
        <w:name w:val="726210F4506245F18B732DB757226842"/>
        <w:category>
          <w:name w:val="General"/>
          <w:gallery w:val="placeholder"/>
        </w:category>
        <w:types>
          <w:type w:val="bbPlcHdr"/>
        </w:types>
        <w:behaviors>
          <w:behavior w:val="content"/>
        </w:behaviors>
        <w:guid w:val="{DEED8016-4CF8-41A3-85FD-CF3C22D6F70C}"/>
      </w:docPartPr>
      <w:docPartBody>
        <w:p w:rsidR="000B0218" w:rsidRDefault="009E128F">
          <w:pPr>
            <w:pStyle w:val="726210F4506245F18B732DB757226842"/>
          </w:pPr>
          <w:r w:rsidRPr="00D7019E">
            <w:rPr>
              <w:i/>
              <w:iCs/>
              <w:color w:val="747474" w:themeColor="background2" w:themeShade="80"/>
              <w:sz w:val="22"/>
              <w:szCs w:val="22"/>
            </w:rPr>
            <w:t>Describe here the item</w:t>
          </w:r>
        </w:p>
      </w:docPartBody>
    </w:docPart>
    <w:docPart>
      <w:docPartPr>
        <w:name w:val="EBCAFCB95E8B4553BC78822276318709"/>
        <w:category>
          <w:name w:val="General"/>
          <w:gallery w:val="placeholder"/>
        </w:category>
        <w:types>
          <w:type w:val="bbPlcHdr"/>
        </w:types>
        <w:behaviors>
          <w:behavior w:val="content"/>
        </w:behaviors>
        <w:guid w:val="{1556D031-7340-4E58-8EE3-65EFEE8208EC}"/>
      </w:docPartPr>
      <w:docPartBody>
        <w:p w:rsidR="000B0218" w:rsidRDefault="009E128F">
          <w:pPr>
            <w:pStyle w:val="EBCAFCB95E8B4553BC78822276318709"/>
          </w:pPr>
          <w:r w:rsidRPr="00F32E1B">
            <w:rPr>
              <w:rStyle w:val="PlaceholderText"/>
            </w:rPr>
            <w:t>Click or tap here to enter text.</w:t>
          </w:r>
        </w:p>
      </w:docPartBody>
    </w:docPart>
    <w:docPart>
      <w:docPartPr>
        <w:name w:val="1ED079258F444907B72A9D48B653A22A"/>
        <w:category>
          <w:name w:val="General"/>
          <w:gallery w:val="placeholder"/>
        </w:category>
        <w:types>
          <w:type w:val="bbPlcHdr"/>
        </w:types>
        <w:behaviors>
          <w:behavior w:val="content"/>
        </w:behaviors>
        <w:guid w:val="{6E439604-19A8-4B39-8D4B-A761CB72E80B}"/>
      </w:docPartPr>
      <w:docPartBody>
        <w:p w:rsidR="000B0218" w:rsidRDefault="009E128F">
          <w:pPr>
            <w:pStyle w:val="1ED079258F444907B72A9D48B653A22A"/>
          </w:pPr>
          <w:r w:rsidRPr="00BC47F5">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42F8" w:rsidRDefault="005F42F8" w:rsidP="0079161D">
      <w:pPr>
        <w:spacing w:after="0" w:line="240" w:lineRule="auto"/>
      </w:pPr>
      <w:r>
        <w:separator/>
      </w:r>
    </w:p>
  </w:endnote>
  <w:endnote w:type="continuationSeparator" w:id="0">
    <w:p w:rsidR="005F42F8" w:rsidRDefault="005F42F8" w:rsidP="0079161D">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42F8" w:rsidRDefault="005F42F8" w:rsidP="0079161D">
      <w:pPr>
        <w:spacing w:after="0" w:line="240" w:lineRule="auto"/>
      </w:pPr>
      <w:r>
        <w:separator/>
      </w:r>
    </w:p>
  </w:footnote>
  <w:footnote w:type="continuationSeparator" w:id="0">
    <w:p w:rsidR="005F42F8" w:rsidRDefault="005F42F8" w:rsidP="0079161D">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121"/>
    <w:rsid w:val="00003D8F"/>
    <w:rsid w:val="00050C3B"/>
    <w:rsid w:val="00062CEA"/>
    <w:rsid w:val="000744FD"/>
    <w:rsid w:val="000A32A3"/>
    <w:rsid w:val="000B0218"/>
    <w:rsid w:val="000C6EA2"/>
    <w:rsid w:val="000E2958"/>
    <w:rsid w:val="000F0E2C"/>
    <w:rsid w:val="001036ED"/>
    <w:rsid w:val="00144525"/>
    <w:rsid w:val="00154AEA"/>
    <w:rsid w:val="00190D9F"/>
    <w:rsid w:val="001932ED"/>
    <w:rsid w:val="001B5783"/>
    <w:rsid w:val="001D4DE6"/>
    <w:rsid w:val="00202DA0"/>
    <w:rsid w:val="00204AF4"/>
    <w:rsid w:val="002217F9"/>
    <w:rsid w:val="0026291F"/>
    <w:rsid w:val="002725F1"/>
    <w:rsid w:val="002750E3"/>
    <w:rsid w:val="00312921"/>
    <w:rsid w:val="003132C1"/>
    <w:rsid w:val="003264D8"/>
    <w:rsid w:val="0034212A"/>
    <w:rsid w:val="003511A9"/>
    <w:rsid w:val="00353E51"/>
    <w:rsid w:val="0037783A"/>
    <w:rsid w:val="00396E22"/>
    <w:rsid w:val="003F10DC"/>
    <w:rsid w:val="00400EA0"/>
    <w:rsid w:val="00403960"/>
    <w:rsid w:val="0041778C"/>
    <w:rsid w:val="00425CB4"/>
    <w:rsid w:val="00432DD8"/>
    <w:rsid w:val="00460286"/>
    <w:rsid w:val="00483D2E"/>
    <w:rsid w:val="004872F4"/>
    <w:rsid w:val="00495F2D"/>
    <w:rsid w:val="004D1873"/>
    <w:rsid w:val="004F316F"/>
    <w:rsid w:val="005014F5"/>
    <w:rsid w:val="00544161"/>
    <w:rsid w:val="005441B5"/>
    <w:rsid w:val="00585856"/>
    <w:rsid w:val="005927C0"/>
    <w:rsid w:val="005A5DA8"/>
    <w:rsid w:val="005C67B9"/>
    <w:rsid w:val="005E644D"/>
    <w:rsid w:val="005F42F8"/>
    <w:rsid w:val="00605093"/>
    <w:rsid w:val="006157EC"/>
    <w:rsid w:val="00630E53"/>
    <w:rsid w:val="006616CA"/>
    <w:rsid w:val="006676BC"/>
    <w:rsid w:val="0067635C"/>
    <w:rsid w:val="006D0DF8"/>
    <w:rsid w:val="006D678F"/>
    <w:rsid w:val="006F3E9A"/>
    <w:rsid w:val="0070298B"/>
    <w:rsid w:val="0072654F"/>
    <w:rsid w:val="0073085A"/>
    <w:rsid w:val="00740F30"/>
    <w:rsid w:val="00744F6C"/>
    <w:rsid w:val="00744FC4"/>
    <w:rsid w:val="00761D46"/>
    <w:rsid w:val="00767F10"/>
    <w:rsid w:val="0079161D"/>
    <w:rsid w:val="007958C8"/>
    <w:rsid w:val="007D0848"/>
    <w:rsid w:val="00803658"/>
    <w:rsid w:val="0085683A"/>
    <w:rsid w:val="0088548E"/>
    <w:rsid w:val="008D61A7"/>
    <w:rsid w:val="008E0F45"/>
    <w:rsid w:val="008F7409"/>
    <w:rsid w:val="0090421A"/>
    <w:rsid w:val="00915E7C"/>
    <w:rsid w:val="00922A4A"/>
    <w:rsid w:val="00942254"/>
    <w:rsid w:val="009B614A"/>
    <w:rsid w:val="009C5F80"/>
    <w:rsid w:val="009D4ACA"/>
    <w:rsid w:val="009D5278"/>
    <w:rsid w:val="009E128F"/>
    <w:rsid w:val="009E1545"/>
    <w:rsid w:val="009E3ADB"/>
    <w:rsid w:val="009F7F49"/>
    <w:rsid w:val="00A06DD3"/>
    <w:rsid w:val="00A07CD4"/>
    <w:rsid w:val="00A54121"/>
    <w:rsid w:val="00A8129D"/>
    <w:rsid w:val="00A81C03"/>
    <w:rsid w:val="00AA0184"/>
    <w:rsid w:val="00AA4429"/>
    <w:rsid w:val="00AB1E4C"/>
    <w:rsid w:val="00AE2937"/>
    <w:rsid w:val="00B36630"/>
    <w:rsid w:val="00B41FA0"/>
    <w:rsid w:val="00B60779"/>
    <w:rsid w:val="00B70916"/>
    <w:rsid w:val="00B76712"/>
    <w:rsid w:val="00B82AE8"/>
    <w:rsid w:val="00BC6FF4"/>
    <w:rsid w:val="00BE6283"/>
    <w:rsid w:val="00C35858"/>
    <w:rsid w:val="00C54BBA"/>
    <w:rsid w:val="00C92D33"/>
    <w:rsid w:val="00CC2100"/>
    <w:rsid w:val="00CD2610"/>
    <w:rsid w:val="00CE4C5F"/>
    <w:rsid w:val="00D2057B"/>
    <w:rsid w:val="00D24AC1"/>
    <w:rsid w:val="00D517F1"/>
    <w:rsid w:val="00D532E3"/>
    <w:rsid w:val="00D70092"/>
    <w:rsid w:val="00D74B4A"/>
    <w:rsid w:val="00D75893"/>
    <w:rsid w:val="00DA7DAE"/>
    <w:rsid w:val="00DC18A5"/>
    <w:rsid w:val="00E047A0"/>
    <w:rsid w:val="00E22C84"/>
    <w:rsid w:val="00E31E62"/>
    <w:rsid w:val="00E4206C"/>
    <w:rsid w:val="00F11367"/>
    <w:rsid w:val="00F20304"/>
    <w:rsid w:val="00F3270E"/>
    <w:rsid w:val="00F478D6"/>
    <w:rsid w:val="00F60E02"/>
    <w:rsid w:val="00F8277C"/>
    <w:rsid w:val="00F967F3"/>
    <w:rsid w:val="00FA2E00"/>
    <w:rsid w:val="00FC3EC7"/>
    <w:rsid w:val="00FD13DD"/>
    <w:rsid w:val="00FE0844"/>
    <w:rsid w:val="00FE3ED3"/>
    <w:rsid w:val="00FE4B3F"/>
    <w:rsid w:val="00FF079A"/>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0B9D1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lang w:eastAsia="en-US"/>
    </w:rPr>
  </w:style>
  <w:style w:type="character" w:styleId="PlaceholderText">
    <w:name w:val="Placeholder Text"/>
    <w:basedOn w:val="DefaultParagraphFont"/>
    <w:uiPriority w:val="99"/>
    <w:semiHidden/>
    <w:rPr>
      <w:color w:val="666666"/>
    </w:rPr>
  </w:style>
  <w:style w:type="paragraph" w:customStyle="1" w:styleId="4FDB562F0BB0464692AAFC3293D2661B">
    <w:name w:val="4FDB562F0BB0464692AAFC3293D2661B"/>
    <w:rPr>
      <w:lang w:val="en-US" w:eastAsia="en-US"/>
    </w:rPr>
  </w:style>
  <w:style w:type="paragraph" w:customStyle="1" w:styleId="9B82FA69DD444F7EA5BF68F8E90E26B9">
    <w:name w:val="9B82FA69DD444F7EA5BF68F8E90E26B9"/>
    <w:rsid w:val="00F478D6"/>
  </w:style>
  <w:style w:type="paragraph" w:customStyle="1" w:styleId="3FFFDBE863B94EAAAF3701B2B032423C">
    <w:name w:val="3FFFDBE863B94EAAAF3701B2B032423C"/>
    <w:rPr>
      <w:lang w:val="en-US" w:eastAsia="en-US"/>
    </w:rPr>
  </w:style>
  <w:style w:type="paragraph" w:customStyle="1" w:styleId="BF6EF707013F40329493225920B41F43">
    <w:name w:val="BF6EF707013F40329493225920B41F43"/>
    <w:rPr>
      <w:lang w:val="en-US" w:eastAsia="en-US"/>
    </w:rPr>
  </w:style>
  <w:style w:type="paragraph" w:customStyle="1" w:styleId="863AF22180B34B49B742EB9F6C3DB33B">
    <w:name w:val="863AF22180B34B49B742EB9F6C3DB33B"/>
    <w:rPr>
      <w:lang w:val="en-US" w:eastAsia="en-US"/>
    </w:rPr>
  </w:style>
  <w:style w:type="paragraph" w:customStyle="1" w:styleId="2C80BBD1BE584AC48617BF3D9352812D">
    <w:name w:val="2C80BBD1BE584AC48617BF3D9352812D"/>
    <w:rPr>
      <w:lang w:val="en-US" w:eastAsia="en-US"/>
    </w:rPr>
  </w:style>
  <w:style w:type="paragraph" w:customStyle="1" w:styleId="A056C8B7DBF04A669B23F35C6026C172">
    <w:name w:val="A056C8B7DBF04A669B23F35C6026C172"/>
    <w:rsid w:val="00F478D6"/>
  </w:style>
  <w:style w:type="paragraph" w:customStyle="1" w:styleId="71457D8ED905466FA349152C42B34C9B">
    <w:name w:val="71457D8ED905466FA349152C42B34C9B"/>
    <w:rsid w:val="00915E7C"/>
    <w:rPr>
      <w:lang w:val="en-US" w:eastAsia="en-US"/>
    </w:rPr>
  </w:style>
  <w:style w:type="paragraph" w:customStyle="1" w:styleId="1054ED5770BC44F7B7F9137790D6EA86">
    <w:name w:val="1054ED5770BC44F7B7F9137790D6EA86"/>
    <w:rsid w:val="00915E7C"/>
    <w:rPr>
      <w:lang w:val="en-US" w:eastAsia="en-US"/>
    </w:rPr>
  </w:style>
  <w:style w:type="paragraph" w:customStyle="1" w:styleId="6A5934DB67E34498A59694246C0DDF81">
    <w:name w:val="6A5934DB67E34498A59694246C0DDF81"/>
    <w:rsid w:val="00915E7C"/>
    <w:rPr>
      <w:lang w:val="en-US" w:eastAsia="en-US"/>
    </w:rPr>
  </w:style>
  <w:style w:type="paragraph" w:customStyle="1" w:styleId="50646078BFAB46BFB3FC543F8504250C">
    <w:name w:val="50646078BFAB46BFB3FC543F8504250C"/>
    <w:rPr>
      <w:lang w:val="en-US" w:eastAsia="en-US"/>
    </w:rPr>
  </w:style>
  <w:style w:type="paragraph" w:customStyle="1" w:styleId="89244B4EE03147DF89D316838574CB4C2">
    <w:name w:val="89244B4EE03147DF89D316838574CB4C2"/>
    <w:rsid w:val="006D678F"/>
    <w:rPr>
      <w:rFonts w:eastAsiaTheme="minorHAnsi"/>
      <w:lang w:eastAsia="en-US"/>
    </w:rPr>
  </w:style>
  <w:style w:type="paragraph" w:customStyle="1" w:styleId="59FF3183565E4B6A925606AA6DD2D0D0">
    <w:name w:val="59FF3183565E4B6A925606AA6DD2D0D0"/>
    <w:rsid w:val="00CE4C5F"/>
    <w:rPr>
      <w:rFonts w:eastAsiaTheme="minorHAnsi"/>
      <w:lang w:eastAsia="en-US"/>
    </w:rPr>
  </w:style>
  <w:style w:type="paragraph" w:customStyle="1" w:styleId="A32110B432C34BF4AA333C094D3C71FB">
    <w:name w:val="A32110B432C34BF4AA333C094D3C71FB"/>
    <w:rsid w:val="0079161D"/>
    <w:rPr>
      <w:lang w:val="en-US" w:eastAsia="en-US"/>
    </w:rPr>
  </w:style>
  <w:style w:type="paragraph" w:customStyle="1" w:styleId="CB2A8D80A9444218A51D64D2C04B3F23">
    <w:name w:val="CB2A8D80A9444218A51D64D2C04B3F23"/>
    <w:rsid w:val="0079161D"/>
    <w:rPr>
      <w:lang w:val="en-US" w:eastAsia="en-US"/>
    </w:rPr>
  </w:style>
  <w:style w:type="paragraph" w:customStyle="1" w:styleId="E75EB85655964941ADA7F27D36555BB8">
    <w:name w:val="E75EB85655964941ADA7F27D36555BB8"/>
    <w:rsid w:val="00CE4C5F"/>
    <w:rPr>
      <w:rFonts w:eastAsiaTheme="minorHAnsi"/>
      <w:lang w:eastAsia="en-US"/>
    </w:rPr>
  </w:style>
  <w:style w:type="paragraph" w:customStyle="1" w:styleId="F1699A3F1A4244B78B248C1424CC6B73">
    <w:name w:val="F1699A3F1A4244B78B248C1424CC6B73"/>
    <w:rsid w:val="00CE4C5F"/>
    <w:rPr>
      <w:rFonts w:eastAsiaTheme="minorHAnsi"/>
      <w:lang w:eastAsia="en-US"/>
    </w:rPr>
  </w:style>
  <w:style w:type="paragraph" w:styleId="FootnoteText">
    <w:name w:val="footnote text"/>
    <w:basedOn w:val="Normal"/>
    <w:link w:val="FootnoteTextChar"/>
    <w:uiPriority w:val="99"/>
    <w:semiHidden/>
    <w:unhideWhenUsed/>
    <w:rsid w:val="00CE4C5F"/>
    <w:pPr>
      <w:spacing w:after="0" w:line="240" w:lineRule="auto"/>
    </w:pPr>
    <w:rPr>
      <w:rFonts w:eastAsiaTheme="minorHAnsi"/>
      <w:sz w:val="20"/>
      <w:szCs w:val="20"/>
      <w:lang w:eastAsia="en-US"/>
    </w:rPr>
  </w:style>
  <w:style w:type="character" w:customStyle="1" w:styleId="FootnoteTextChar">
    <w:name w:val="Footnote Text Char"/>
    <w:basedOn w:val="DefaultParagraphFont"/>
    <w:link w:val="FootnoteText"/>
    <w:uiPriority w:val="99"/>
    <w:semiHidden/>
    <w:rsid w:val="00CE4C5F"/>
    <w:rPr>
      <w:rFonts w:eastAsiaTheme="minorHAnsi"/>
      <w:sz w:val="20"/>
      <w:szCs w:val="20"/>
      <w:lang w:eastAsia="en-US"/>
    </w:rPr>
  </w:style>
  <w:style w:type="character" w:styleId="FootnoteReference">
    <w:name w:val="footnote reference"/>
    <w:basedOn w:val="DefaultParagraphFont"/>
    <w:uiPriority w:val="99"/>
    <w:semiHidden/>
    <w:unhideWhenUsed/>
    <w:rsid w:val="003511A9"/>
    <w:rPr>
      <w:vertAlign w:val="superscript"/>
    </w:rPr>
  </w:style>
  <w:style w:type="paragraph" w:customStyle="1" w:styleId="D55B56BC4D474F49AA47DD9B0FF4B48D">
    <w:name w:val="D55B56BC4D474F49AA47DD9B0FF4B48D"/>
    <w:rsid w:val="00CE4C5F"/>
    <w:rPr>
      <w:rFonts w:eastAsiaTheme="minorHAnsi"/>
      <w:lang w:eastAsia="en-US"/>
    </w:rPr>
  </w:style>
  <w:style w:type="paragraph" w:customStyle="1" w:styleId="8A2822F0B38248E1BFFAAE72DE967D8D">
    <w:name w:val="8A2822F0B38248E1BFFAAE72DE967D8D"/>
    <w:rsid w:val="00CE4C5F"/>
    <w:rPr>
      <w:rFonts w:eastAsiaTheme="minorHAnsi"/>
      <w:lang w:eastAsia="en-US"/>
    </w:rPr>
  </w:style>
  <w:style w:type="paragraph" w:customStyle="1" w:styleId="8B423B99D6F14448A9E663A513381498">
    <w:name w:val="8B423B99D6F14448A9E663A513381498"/>
    <w:rsid w:val="00CE4C5F"/>
    <w:rPr>
      <w:rFonts w:eastAsiaTheme="minorHAnsi"/>
      <w:lang w:eastAsia="en-US"/>
    </w:rPr>
  </w:style>
  <w:style w:type="paragraph" w:customStyle="1" w:styleId="7E726DDF7B334CD996FC5C0667134941">
    <w:name w:val="7E726DDF7B334CD996FC5C0667134941"/>
    <w:rsid w:val="00CE4C5F"/>
    <w:rPr>
      <w:rFonts w:eastAsiaTheme="minorHAnsi"/>
      <w:lang w:eastAsia="en-US"/>
    </w:rPr>
  </w:style>
  <w:style w:type="paragraph" w:customStyle="1" w:styleId="638EDCDDC41A46E0AC921A95876B2905">
    <w:name w:val="638EDCDDC41A46E0AC921A95876B2905"/>
    <w:rsid w:val="00CE4C5F"/>
    <w:rPr>
      <w:rFonts w:eastAsiaTheme="minorHAnsi"/>
      <w:lang w:eastAsia="en-US"/>
    </w:rPr>
  </w:style>
  <w:style w:type="paragraph" w:customStyle="1" w:styleId="FD59E5C666E6452FB02B63025BB8D533">
    <w:name w:val="FD59E5C666E6452FB02B63025BB8D533"/>
    <w:rsid w:val="00CE4C5F"/>
    <w:rPr>
      <w:rFonts w:eastAsiaTheme="minorHAnsi"/>
      <w:lang w:eastAsia="en-US"/>
    </w:rPr>
  </w:style>
  <w:style w:type="paragraph" w:customStyle="1" w:styleId="127EECCCDB4C41B1B2F27FB495915255">
    <w:name w:val="127EECCCDB4C41B1B2F27FB495915255"/>
    <w:rsid w:val="0067635C"/>
    <w:rPr>
      <w:lang w:val="en-US" w:eastAsia="en-US"/>
    </w:rPr>
  </w:style>
  <w:style w:type="paragraph" w:customStyle="1" w:styleId="E74F75EBADCD4078B54E231B6E39F4F4">
    <w:name w:val="E74F75EBADCD4078B54E231B6E39F4F4"/>
    <w:rsid w:val="0079161D"/>
    <w:rPr>
      <w:lang w:val="en-US" w:eastAsia="en-US"/>
    </w:rPr>
  </w:style>
  <w:style w:type="paragraph" w:customStyle="1" w:styleId="4C9131FE50464F7BAC4AA777FC5C4EA4">
    <w:name w:val="4C9131FE50464F7BAC4AA777FC5C4EA4"/>
    <w:rsid w:val="0079161D"/>
    <w:rPr>
      <w:lang w:val="en-US" w:eastAsia="en-US"/>
    </w:rPr>
  </w:style>
  <w:style w:type="paragraph" w:customStyle="1" w:styleId="C3EBF0BDF5D9404DADC87E3FE3285180">
    <w:name w:val="C3EBF0BDF5D9404DADC87E3FE3285180"/>
    <w:rsid w:val="0079161D"/>
    <w:rPr>
      <w:lang w:val="en-US" w:eastAsia="en-US"/>
    </w:rPr>
  </w:style>
  <w:style w:type="paragraph" w:customStyle="1" w:styleId="9B9D03909B374FA4B7EDF21F300DC85F">
    <w:name w:val="9B9D03909B374FA4B7EDF21F300DC85F"/>
    <w:rsid w:val="0079161D"/>
    <w:rPr>
      <w:lang w:val="en-US" w:eastAsia="en-US"/>
    </w:rPr>
  </w:style>
  <w:style w:type="paragraph" w:customStyle="1" w:styleId="494BF84773A5485EA45BD840951FC996">
    <w:name w:val="494BF84773A5485EA45BD840951FC996"/>
    <w:rsid w:val="0079161D"/>
    <w:rPr>
      <w:lang w:val="en-US" w:eastAsia="en-US"/>
    </w:rPr>
  </w:style>
  <w:style w:type="paragraph" w:customStyle="1" w:styleId="E50DF108F19147779E6BBA422F0D2FC7">
    <w:name w:val="E50DF108F19147779E6BBA422F0D2FC7"/>
    <w:rsid w:val="0079161D"/>
    <w:rPr>
      <w:lang w:val="en-US" w:eastAsia="en-US"/>
    </w:rPr>
  </w:style>
  <w:style w:type="paragraph" w:customStyle="1" w:styleId="16AAC7258BF547AF89E1CD2500C1DF4E">
    <w:name w:val="16AAC7258BF547AF89E1CD2500C1DF4E"/>
    <w:rsid w:val="0079161D"/>
    <w:rPr>
      <w:lang w:val="en-US" w:eastAsia="en-US"/>
    </w:rPr>
  </w:style>
  <w:style w:type="paragraph" w:customStyle="1" w:styleId="F1BBECD067F44AB3847234BFE6F8DF6D">
    <w:name w:val="F1BBECD067F44AB3847234BFE6F8DF6D"/>
    <w:rsid w:val="0079161D"/>
    <w:rPr>
      <w:lang w:val="en-US" w:eastAsia="en-US"/>
    </w:rPr>
  </w:style>
  <w:style w:type="paragraph" w:customStyle="1" w:styleId="5E52F27B99AA43AE89EAA9CAD6D25D98">
    <w:name w:val="5E52F27B99AA43AE89EAA9CAD6D25D98"/>
    <w:rsid w:val="0079161D"/>
    <w:rPr>
      <w:lang w:val="en-US" w:eastAsia="en-US"/>
    </w:rPr>
  </w:style>
  <w:style w:type="paragraph" w:customStyle="1" w:styleId="D226194192BC47C4B6708BAEDA22CA55">
    <w:name w:val="D226194192BC47C4B6708BAEDA22CA55"/>
    <w:rsid w:val="00585856"/>
    <w:rPr>
      <w:lang w:val="en-US" w:eastAsia="en-US"/>
    </w:rPr>
  </w:style>
  <w:style w:type="paragraph" w:customStyle="1" w:styleId="86887012A7224E5C97EBC803C9CD3CEA">
    <w:name w:val="86887012A7224E5C97EBC803C9CD3CEA"/>
    <w:rsid w:val="00CE4C5F"/>
    <w:rPr>
      <w:rFonts w:eastAsiaTheme="minorHAnsi"/>
      <w:lang w:eastAsia="en-US"/>
    </w:rPr>
  </w:style>
  <w:style w:type="paragraph" w:customStyle="1" w:styleId="F4F64E3515844E56B5587C7BEA6B1A2C2">
    <w:name w:val="F4F64E3515844E56B5587C7BEA6B1A2C2"/>
    <w:rsid w:val="009B614A"/>
    <w:pPr>
      <w:keepNext/>
      <w:keepLines/>
      <w:spacing w:before="80" w:after="40"/>
      <w:outlineLvl w:val="4"/>
    </w:pPr>
    <w:rPr>
      <w:rFonts w:eastAsiaTheme="majorEastAsia" w:cstheme="majorBidi"/>
      <w:color w:val="0F4761" w:themeColor="accent1" w:themeShade="BF"/>
      <w:lang w:eastAsia="en-US"/>
    </w:rPr>
  </w:style>
  <w:style w:type="paragraph" w:customStyle="1" w:styleId="289EECF64403494485CF8B7B2C0D32342">
    <w:name w:val="289EECF64403494485CF8B7B2C0D32342"/>
    <w:rsid w:val="009B614A"/>
    <w:pPr>
      <w:keepNext/>
      <w:keepLines/>
      <w:spacing w:before="80" w:after="40"/>
      <w:outlineLvl w:val="4"/>
    </w:pPr>
    <w:rPr>
      <w:rFonts w:eastAsiaTheme="majorEastAsia" w:cstheme="majorBidi"/>
      <w:color w:val="0F4761" w:themeColor="accent1" w:themeShade="BF"/>
      <w:lang w:eastAsia="en-US"/>
    </w:rPr>
  </w:style>
  <w:style w:type="paragraph" w:customStyle="1" w:styleId="5BF54BF9016A41ADBF27F28FF5AB03782">
    <w:name w:val="5BF54BF9016A41ADBF27F28FF5AB03782"/>
    <w:rsid w:val="009B614A"/>
    <w:pPr>
      <w:keepNext/>
      <w:keepLines/>
      <w:spacing w:before="80" w:after="40"/>
      <w:outlineLvl w:val="4"/>
    </w:pPr>
    <w:rPr>
      <w:rFonts w:eastAsiaTheme="majorEastAsia" w:cstheme="majorBidi"/>
      <w:color w:val="0F4761" w:themeColor="accent1" w:themeShade="BF"/>
      <w:lang w:eastAsia="en-US"/>
    </w:rPr>
  </w:style>
  <w:style w:type="paragraph" w:customStyle="1" w:styleId="AC589E4449C74D1180ACBDB6A3E4F2082">
    <w:name w:val="AC589E4449C74D1180ACBDB6A3E4F2082"/>
    <w:rsid w:val="009B614A"/>
    <w:pPr>
      <w:keepNext/>
      <w:keepLines/>
      <w:spacing w:before="80" w:after="40"/>
      <w:outlineLvl w:val="4"/>
    </w:pPr>
    <w:rPr>
      <w:rFonts w:eastAsiaTheme="majorEastAsia" w:cstheme="majorBidi"/>
      <w:color w:val="0F4761" w:themeColor="accent1" w:themeShade="BF"/>
      <w:lang w:eastAsia="en-US"/>
    </w:rPr>
  </w:style>
  <w:style w:type="paragraph" w:customStyle="1" w:styleId="62275DC6F81845D89B5EBDA6CDE47F0C2">
    <w:name w:val="62275DC6F81845D89B5EBDA6CDE47F0C2"/>
    <w:rsid w:val="009B614A"/>
    <w:pPr>
      <w:keepNext/>
      <w:keepLines/>
      <w:spacing w:before="80" w:after="40"/>
      <w:outlineLvl w:val="4"/>
    </w:pPr>
    <w:rPr>
      <w:rFonts w:eastAsiaTheme="majorEastAsia" w:cstheme="majorBidi"/>
      <w:color w:val="0F4761" w:themeColor="accent1" w:themeShade="BF"/>
      <w:lang w:eastAsia="en-US"/>
    </w:rPr>
  </w:style>
  <w:style w:type="paragraph" w:customStyle="1" w:styleId="2C5F4CF5AED548A9B3A1314FF851CB3D1">
    <w:name w:val="2C5F4CF5AED548A9B3A1314FF851CB3D1"/>
    <w:rsid w:val="009B614A"/>
    <w:rPr>
      <w:rFonts w:eastAsiaTheme="minorHAnsi"/>
      <w:lang w:eastAsia="en-US"/>
    </w:rPr>
  </w:style>
  <w:style w:type="paragraph" w:customStyle="1" w:styleId="376CBBDD2A0F4D0C9EF3BBA54D3D9CAD1">
    <w:name w:val="376CBBDD2A0F4D0C9EF3BBA54D3D9CAD1"/>
    <w:rsid w:val="009B614A"/>
    <w:rPr>
      <w:rFonts w:eastAsiaTheme="minorHAnsi"/>
      <w:lang w:eastAsia="en-US"/>
    </w:rPr>
  </w:style>
  <w:style w:type="paragraph" w:customStyle="1" w:styleId="8A5C2DF5FF7C4804865F350AE78155631">
    <w:name w:val="8A5C2DF5FF7C4804865F350AE78155631"/>
    <w:rsid w:val="009B614A"/>
    <w:rPr>
      <w:rFonts w:eastAsiaTheme="minorHAnsi"/>
      <w:lang w:eastAsia="en-US"/>
    </w:rPr>
  </w:style>
  <w:style w:type="paragraph" w:customStyle="1" w:styleId="052535570A4342ADAB845602D0C673011">
    <w:name w:val="052535570A4342ADAB845602D0C673011"/>
    <w:rsid w:val="009B614A"/>
    <w:rPr>
      <w:rFonts w:eastAsiaTheme="minorHAnsi"/>
      <w:lang w:eastAsia="en-US"/>
    </w:rPr>
  </w:style>
  <w:style w:type="paragraph" w:customStyle="1" w:styleId="3BDA165FE19145F8B7409132D354CA1E1">
    <w:name w:val="3BDA165FE19145F8B7409132D354CA1E1"/>
    <w:rsid w:val="009B614A"/>
    <w:rPr>
      <w:rFonts w:eastAsiaTheme="minorHAnsi"/>
      <w:lang w:eastAsia="en-US"/>
    </w:rPr>
  </w:style>
  <w:style w:type="paragraph" w:customStyle="1" w:styleId="047D0359374D49AF9E40E21F3C84C2261">
    <w:name w:val="047D0359374D49AF9E40E21F3C84C2261"/>
    <w:rsid w:val="009B614A"/>
    <w:rPr>
      <w:rFonts w:eastAsiaTheme="minorHAnsi"/>
      <w:lang w:eastAsia="en-US"/>
    </w:rPr>
  </w:style>
  <w:style w:type="paragraph" w:customStyle="1" w:styleId="E9CA5211250D4F03939F6D6FEAAD24AE1">
    <w:name w:val="E9CA5211250D4F03939F6D6FEAAD24AE1"/>
    <w:rsid w:val="009B614A"/>
    <w:rPr>
      <w:rFonts w:eastAsiaTheme="minorHAnsi"/>
      <w:lang w:eastAsia="en-US"/>
    </w:rPr>
  </w:style>
  <w:style w:type="paragraph" w:customStyle="1" w:styleId="A4F29C00D91E448086C05200634E579C1">
    <w:name w:val="A4F29C00D91E448086C05200634E579C1"/>
    <w:rsid w:val="009B614A"/>
    <w:rPr>
      <w:rFonts w:eastAsiaTheme="minorHAnsi"/>
      <w:lang w:eastAsia="en-US"/>
    </w:rPr>
  </w:style>
  <w:style w:type="paragraph" w:customStyle="1" w:styleId="5F40BCBF343D44D58DF8249E460EA03F1">
    <w:name w:val="5F40BCBF343D44D58DF8249E460EA03F1"/>
    <w:rsid w:val="009B614A"/>
    <w:pPr>
      <w:ind w:left="720"/>
      <w:contextualSpacing/>
    </w:pPr>
    <w:rPr>
      <w:rFonts w:eastAsiaTheme="minorHAnsi"/>
      <w:lang w:eastAsia="en-US"/>
    </w:rPr>
  </w:style>
  <w:style w:type="paragraph" w:customStyle="1" w:styleId="6B8819DDDC2742908A45AB5D1C4FF0211">
    <w:name w:val="6B8819DDDC2742908A45AB5D1C4FF0211"/>
    <w:rsid w:val="009B614A"/>
    <w:pPr>
      <w:ind w:left="720"/>
      <w:contextualSpacing/>
    </w:pPr>
    <w:rPr>
      <w:rFonts w:eastAsiaTheme="minorHAnsi"/>
      <w:lang w:eastAsia="en-US"/>
    </w:rPr>
  </w:style>
  <w:style w:type="paragraph" w:customStyle="1" w:styleId="312D82200938476B863CE107B9BDC0CB1">
    <w:name w:val="312D82200938476B863CE107B9BDC0CB1"/>
    <w:rsid w:val="009B614A"/>
    <w:pPr>
      <w:ind w:left="720"/>
      <w:contextualSpacing/>
    </w:pPr>
    <w:rPr>
      <w:rFonts w:eastAsiaTheme="minorHAnsi"/>
      <w:lang w:eastAsia="en-US"/>
    </w:rPr>
  </w:style>
  <w:style w:type="paragraph" w:customStyle="1" w:styleId="3377711122724B9390C2A548C16F19A71">
    <w:name w:val="3377711122724B9390C2A548C16F19A71"/>
    <w:rsid w:val="009B614A"/>
    <w:pPr>
      <w:ind w:left="720"/>
      <w:contextualSpacing/>
    </w:pPr>
    <w:rPr>
      <w:rFonts w:eastAsiaTheme="minorHAnsi"/>
      <w:lang w:eastAsia="en-US"/>
    </w:rPr>
  </w:style>
  <w:style w:type="paragraph" w:customStyle="1" w:styleId="5EC246CFDF14487BB689946C547EE8001">
    <w:name w:val="5EC246CFDF14487BB689946C547EE8001"/>
    <w:rsid w:val="009B614A"/>
    <w:pPr>
      <w:ind w:left="720"/>
      <w:contextualSpacing/>
    </w:pPr>
    <w:rPr>
      <w:rFonts w:eastAsiaTheme="minorHAnsi"/>
      <w:lang w:eastAsia="en-US"/>
    </w:rPr>
  </w:style>
  <w:style w:type="paragraph" w:customStyle="1" w:styleId="E8D0C1B70BF446A6BB603AFDC8FCC4961">
    <w:name w:val="E8D0C1B70BF446A6BB603AFDC8FCC4961"/>
    <w:rsid w:val="009B614A"/>
    <w:pPr>
      <w:ind w:left="720"/>
      <w:contextualSpacing/>
    </w:pPr>
    <w:rPr>
      <w:rFonts w:eastAsiaTheme="minorHAnsi"/>
      <w:lang w:eastAsia="en-US"/>
    </w:rPr>
  </w:style>
  <w:style w:type="paragraph" w:customStyle="1" w:styleId="CC8B9A52DA784D59A6EBD3C21E9EA0B11">
    <w:name w:val="CC8B9A52DA784D59A6EBD3C21E9EA0B11"/>
    <w:rsid w:val="009B614A"/>
    <w:pPr>
      <w:ind w:left="720"/>
      <w:contextualSpacing/>
    </w:pPr>
    <w:rPr>
      <w:rFonts w:eastAsiaTheme="minorHAnsi"/>
      <w:lang w:eastAsia="en-US"/>
    </w:rPr>
  </w:style>
  <w:style w:type="paragraph" w:customStyle="1" w:styleId="92FA541B71F144D9B0CE743B3EA0D1151">
    <w:name w:val="92FA541B71F144D9B0CE743B3EA0D1151"/>
    <w:rsid w:val="009B614A"/>
    <w:pPr>
      <w:ind w:left="720"/>
      <w:contextualSpacing/>
    </w:pPr>
    <w:rPr>
      <w:rFonts w:eastAsiaTheme="minorHAnsi"/>
      <w:lang w:eastAsia="en-US"/>
    </w:rPr>
  </w:style>
  <w:style w:type="paragraph" w:customStyle="1" w:styleId="1A0ACFAE99D1404488F989B604D4DE671">
    <w:name w:val="1A0ACFAE99D1404488F989B604D4DE671"/>
    <w:rsid w:val="009B614A"/>
    <w:pPr>
      <w:ind w:left="720"/>
      <w:contextualSpacing/>
    </w:pPr>
    <w:rPr>
      <w:rFonts w:eastAsiaTheme="minorHAnsi"/>
      <w:lang w:eastAsia="en-US"/>
    </w:rPr>
  </w:style>
  <w:style w:type="paragraph" w:customStyle="1" w:styleId="0882612A74D944999E247915CAA9082B1">
    <w:name w:val="0882612A74D944999E247915CAA9082B1"/>
    <w:rsid w:val="009B614A"/>
    <w:pPr>
      <w:ind w:left="720"/>
      <w:contextualSpacing/>
    </w:pPr>
    <w:rPr>
      <w:rFonts w:eastAsiaTheme="minorHAnsi"/>
      <w:lang w:eastAsia="en-US"/>
    </w:rPr>
  </w:style>
  <w:style w:type="paragraph" w:customStyle="1" w:styleId="9B601B9ED4F547FB9D7350CBD19465CF1">
    <w:name w:val="9B601B9ED4F547FB9D7350CBD19465CF1"/>
    <w:rsid w:val="009B614A"/>
    <w:pPr>
      <w:ind w:left="720"/>
      <w:contextualSpacing/>
    </w:pPr>
    <w:rPr>
      <w:rFonts w:eastAsiaTheme="minorHAnsi"/>
      <w:lang w:eastAsia="en-US"/>
    </w:rPr>
  </w:style>
  <w:style w:type="paragraph" w:customStyle="1" w:styleId="59E181B5F8A440EF8070AD5455609A5B1">
    <w:name w:val="59E181B5F8A440EF8070AD5455609A5B1"/>
    <w:rsid w:val="009B614A"/>
    <w:pPr>
      <w:ind w:left="720"/>
      <w:contextualSpacing/>
    </w:pPr>
    <w:rPr>
      <w:rFonts w:eastAsiaTheme="minorHAnsi"/>
      <w:lang w:eastAsia="en-US"/>
    </w:rPr>
  </w:style>
  <w:style w:type="paragraph" w:customStyle="1" w:styleId="0A6B5B3D4F324C9C8CB43A6E70AE096F1">
    <w:name w:val="0A6B5B3D4F324C9C8CB43A6E70AE096F1"/>
    <w:rsid w:val="009B614A"/>
    <w:rPr>
      <w:rFonts w:eastAsiaTheme="minorHAnsi"/>
      <w:lang w:eastAsia="en-US"/>
    </w:rPr>
  </w:style>
  <w:style w:type="paragraph" w:customStyle="1" w:styleId="981FBE9FE60A4DB6AB255991B37F00AA1">
    <w:name w:val="981FBE9FE60A4DB6AB255991B37F00AA1"/>
    <w:rsid w:val="009B614A"/>
    <w:rPr>
      <w:rFonts w:eastAsiaTheme="minorHAnsi"/>
      <w:lang w:eastAsia="en-US"/>
    </w:rPr>
  </w:style>
  <w:style w:type="paragraph" w:customStyle="1" w:styleId="238183DA11894F48B75AC5A2E638EBE41">
    <w:name w:val="238183DA11894F48B75AC5A2E638EBE41"/>
    <w:rsid w:val="009B614A"/>
    <w:rPr>
      <w:rFonts w:eastAsiaTheme="minorHAnsi"/>
      <w:lang w:eastAsia="en-US"/>
    </w:rPr>
  </w:style>
  <w:style w:type="paragraph" w:customStyle="1" w:styleId="92F65F717E08496A948FF69AF3153B4E1">
    <w:name w:val="92F65F717E08496A948FF69AF3153B4E1"/>
    <w:rsid w:val="009B614A"/>
    <w:rPr>
      <w:rFonts w:eastAsiaTheme="minorHAnsi"/>
      <w:lang w:eastAsia="en-US"/>
    </w:rPr>
  </w:style>
  <w:style w:type="paragraph" w:customStyle="1" w:styleId="A4EB755AE336463B83300964710F3A2B1">
    <w:name w:val="A4EB755AE336463B83300964710F3A2B1"/>
    <w:rsid w:val="009B614A"/>
    <w:rPr>
      <w:rFonts w:eastAsiaTheme="minorHAnsi"/>
      <w:lang w:eastAsia="en-US"/>
    </w:rPr>
  </w:style>
  <w:style w:type="paragraph" w:customStyle="1" w:styleId="AA37E5D3CE9C4B2CBF5A4B0DBD28D62A1">
    <w:name w:val="AA37E5D3CE9C4B2CBF5A4B0DBD28D62A1"/>
    <w:rsid w:val="009B614A"/>
    <w:rPr>
      <w:rFonts w:eastAsiaTheme="minorHAnsi"/>
      <w:lang w:eastAsia="en-US"/>
    </w:rPr>
  </w:style>
  <w:style w:type="paragraph" w:customStyle="1" w:styleId="2237DA0D99E748F19BCA17AE0D5EFAF11">
    <w:name w:val="2237DA0D99E748F19BCA17AE0D5EFAF11"/>
    <w:rsid w:val="009B614A"/>
    <w:rPr>
      <w:rFonts w:eastAsiaTheme="minorHAnsi"/>
      <w:lang w:eastAsia="en-US"/>
    </w:rPr>
  </w:style>
  <w:style w:type="paragraph" w:customStyle="1" w:styleId="172B05C31E054D3B82C7D7F38297BA501">
    <w:name w:val="172B05C31E054D3B82C7D7F38297BA501"/>
    <w:rsid w:val="009B614A"/>
    <w:rPr>
      <w:rFonts w:eastAsiaTheme="minorHAnsi"/>
      <w:lang w:eastAsia="en-US"/>
    </w:rPr>
  </w:style>
  <w:style w:type="paragraph" w:customStyle="1" w:styleId="6D981BA1639C434697D4805B9433A2841">
    <w:name w:val="6D981BA1639C434697D4805B9433A2841"/>
    <w:rsid w:val="009B614A"/>
    <w:rPr>
      <w:rFonts w:eastAsiaTheme="minorHAnsi"/>
      <w:lang w:eastAsia="en-US"/>
    </w:rPr>
  </w:style>
  <w:style w:type="paragraph" w:customStyle="1" w:styleId="F254B343FA614684930E9911CC581C2B1">
    <w:name w:val="F254B343FA614684930E9911CC581C2B1"/>
    <w:rsid w:val="009B614A"/>
    <w:rPr>
      <w:rFonts w:eastAsiaTheme="minorHAnsi"/>
      <w:lang w:eastAsia="en-US"/>
    </w:rPr>
  </w:style>
  <w:style w:type="paragraph" w:customStyle="1" w:styleId="689CBE54746A44BBBD1291DE670F07EF1">
    <w:name w:val="689CBE54746A44BBBD1291DE670F07EF1"/>
    <w:rsid w:val="009B614A"/>
    <w:rPr>
      <w:rFonts w:eastAsiaTheme="minorHAnsi"/>
      <w:lang w:eastAsia="en-US"/>
    </w:rPr>
  </w:style>
  <w:style w:type="paragraph" w:customStyle="1" w:styleId="4A6FBF35E2824F9780A2806A535661811">
    <w:name w:val="4A6FBF35E2824F9780A2806A535661811"/>
    <w:rsid w:val="009B614A"/>
    <w:rPr>
      <w:rFonts w:eastAsiaTheme="minorHAnsi"/>
      <w:lang w:eastAsia="en-US"/>
    </w:rPr>
  </w:style>
  <w:style w:type="paragraph" w:customStyle="1" w:styleId="8327085E6DE54512A71BEE4AEB4EB33A1">
    <w:name w:val="8327085E6DE54512A71BEE4AEB4EB33A1"/>
    <w:rsid w:val="009B614A"/>
    <w:rPr>
      <w:rFonts w:eastAsiaTheme="minorHAnsi"/>
      <w:lang w:eastAsia="en-US"/>
    </w:rPr>
  </w:style>
  <w:style w:type="paragraph" w:customStyle="1" w:styleId="AF71B4D9A8CE4541B98DBD416C96CB4A1">
    <w:name w:val="AF71B4D9A8CE4541B98DBD416C96CB4A1"/>
    <w:rsid w:val="009B614A"/>
    <w:rPr>
      <w:rFonts w:eastAsiaTheme="minorHAnsi"/>
      <w:lang w:eastAsia="en-US"/>
    </w:rPr>
  </w:style>
  <w:style w:type="paragraph" w:customStyle="1" w:styleId="2F07BD39728344438196B6FE33E2904E1">
    <w:name w:val="2F07BD39728344438196B6FE33E2904E1"/>
    <w:rsid w:val="009B614A"/>
    <w:rPr>
      <w:rFonts w:eastAsiaTheme="minorHAnsi"/>
      <w:lang w:eastAsia="en-US"/>
    </w:rPr>
  </w:style>
  <w:style w:type="paragraph" w:customStyle="1" w:styleId="6996FFF3980A498B8C6F864EA50EBD631">
    <w:name w:val="6996FFF3980A498B8C6F864EA50EBD631"/>
    <w:rsid w:val="009B614A"/>
    <w:rPr>
      <w:rFonts w:eastAsiaTheme="minorHAnsi"/>
      <w:lang w:eastAsia="en-US"/>
    </w:rPr>
  </w:style>
  <w:style w:type="paragraph" w:customStyle="1" w:styleId="36553E8D29BC4E24B3AF4F1F23A7BADD1">
    <w:name w:val="36553E8D29BC4E24B3AF4F1F23A7BADD1"/>
    <w:rsid w:val="009B614A"/>
    <w:rPr>
      <w:rFonts w:eastAsiaTheme="minorHAnsi"/>
      <w:lang w:eastAsia="en-US"/>
    </w:rPr>
  </w:style>
  <w:style w:type="paragraph" w:customStyle="1" w:styleId="40B54012858F4FCE950CD92830E747EB1">
    <w:name w:val="40B54012858F4FCE950CD92830E747EB1"/>
    <w:rsid w:val="009B614A"/>
    <w:rPr>
      <w:rFonts w:eastAsiaTheme="minorHAnsi"/>
      <w:lang w:eastAsia="en-US"/>
    </w:rPr>
  </w:style>
  <w:style w:type="paragraph" w:customStyle="1" w:styleId="9C0CFBD32EBF471FBF51ADA3AECB44E11">
    <w:name w:val="9C0CFBD32EBF471FBF51ADA3AECB44E11"/>
    <w:rsid w:val="009B614A"/>
    <w:rPr>
      <w:rFonts w:eastAsiaTheme="minorHAnsi"/>
      <w:lang w:eastAsia="en-US"/>
    </w:rPr>
  </w:style>
  <w:style w:type="paragraph" w:customStyle="1" w:styleId="AB3400975633469583DB8FE90CF4A4911">
    <w:name w:val="AB3400975633469583DB8FE90CF4A4911"/>
    <w:rsid w:val="009B614A"/>
    <w:rPr>
      <w:rFonts w:eastAsiaTheme="minorHAnsi"/>
      <w:lang w:eastAsia="en-US"/>
    </w:rPr>
  </w:style>
  <w:style w:type="paragraph" w:customStyle="1" w:styleId="C7011DF2DB914EE6B890E5D98454985A1">
    <w:name w:val="C7011DF2DB914EE6B890E5D98454985A1"/>
    <w:rsid w:val="009B614A"/>
    <w:rPr>
      <w:rFonts w:eastAsiaTheme="minorHAnsi"/>
      <w:lang w:eastAsia="en-US"/>
    </w:rPr>
  </w:style>
  <w:style w:type="paragraph" w:customStyle="1" w:styleId="B1721F393AE84122A014A54518676A141">
    <w:name w:val="B1721F393AE84122A014A54518676A141"/>
    <w:rsid w:val="009B614A"/>
    <w:rPr>
      <w:rFonts w:eastAsiaTheme="minorHAnsi"/>
      <w:lang w:eastAsia="en-US"/>
    </w:rPr>
  </w:style>
  <w:style w:type="paragraph" w:customStyle="1" w:styleId="991F78A3F0A044C58EB207D962628E8B1">
    <w:name w:val="991F78A3F0A044C58EB207D962628E8B1"/>
    <w:rsid w:val="009B614A"/>
    <w:rPr>
      <w:rFonts w:eastAsiaTheme="minorHAnsi"/>
      <w:lang w:eastAsia="en-US"/>
    </w:rPr>
  </w:style>
  <w:style w:type="paragraph" w:customStyle="1" w:styleId="532D702FF51E4E0B96F34E2BD9A0896A1">
    <w:name w:val="532D702FF51E4E0B96F34E2BD9A0896A1"/>
    <w:rsid w:val="009B614A"/>
    <w:rPr>
      <w:rFonts w:eastAsiaTheme="minorHAnsi"/>
      <w:lang w:eastAsia="en-US"/>
    </w:rPr>
  </w:style>
  <w:style w:type="paragraph" w:customStyle="1" w:styleId="5D2DFE96D37C408FB516FCED36F981A81">
    <w:name w:val="5D2DFE96D37C408FB516FCED36F981A81"/>
    <w:rsid w:val="009B614A"/>
    <w:rPr>
      <w:rFonts w:eastAsiaTheme="minorHAnsi"/>
      <w:lang w:eastAsia="en-US"/>
    </w:rPr>
  </w:style>
  <w:style w:type="paragraph" w:customStyle="1" w:styleId="17989BBFFFA24A01B8E2A2F70D53FE5C1">
    <w:name w:val="17989BBFFFA24A01B8E2A2F70D53FE5C1"/>
    <w:rsid w:val="009B614A"/>
    <w:rPr>
      <w:rFonts w:eastAsiaTheme="minorHAnsi"/>
      <w:lang w:eastAsia="en-US"/>
    </w:rPr>
  </w:style>
  <w:style w:type="paragraph" w:customStyle="1" w:styleId="B2F3363578764CC18F3C226928249D5F1">
    <w:name w:val="B2F3363578764CC18F3C226928249D5F1"/>
    <w:rsid w:val="009B614A"/>
    <w:rPr>
      <w:rFonts w:eastAsiaTheme="minorHAnsi"/>
      <w:lang w:eastAsia="en-US"/>
    </w:rPr>
  </w:style>
  <w:style w:type="paragraph" w:customStyle="1" w:styleId="EA867A3FF02A4FA4808D31631C3C4AFE1">
    <w:name w:val="EA867A3FF02A4FA4808D31631C3C4AFE1"/>
    <w:rsid w:val="009B614A"/>
    <w:rPr>
      <w:rFonts w:eastAsiaTheme="minorHAnsi"/>
      <w:lang w:eastAsia="en-US"/>
    </w:rPr>
  </w:style>
  <w:style w:type="paragraph" w:customStyle="1" w:styleId="3E2A56F431DD49D692650EF904D3FB542">
    <w:name w:val="3E2A56F431DD49D692650EF904D3FB542"/>
    <w:rsid w:val="009B614A"/>
    <w:rPr>
      <w:rFonts w:eastAsiaTheme="minorHAnsi"/>
      <w:lang w:eastAsia="en-US"/>
    </w:rPr>
  </w:style>
  <w:style w:type="paragraph" w:customStyle="1" w:styleId="0C68CD0F206D46248BC4B69843351C052">
    <w:name w:val="0C68CD0F206D46248BC4B69843351C052"/>
    <w:rsid w:val="009B614A"/>
    <w:rPr>
      <w:rFonts w:eastAsiaTheme="minorHAnsi"/>
      <w:lang w:eastAsia="en-US"/>
    </w:rPr>
  </w:style>
  <w:style w:type="paragraph" w:customStyle="1" w:styleId="29E5BC6039FD47ED8EB02400B6F836492">
    <w:name w:val="29E5BC6039FD47ED8EB02400B6F836492"/>
    <w:rsid w:val="009B614A"/>
    <w:rPr>
      <w:rFonts w:eastAsiaTheme="minorHAnsi"/>
      <w:lang w:eastAsia="en-US"/>
    </w:rPr>
  </w:style>
  <w:style w:type="paragraph" w:customStyle="1" w:styleId="29D3F2F2F8DD46A3908B67BC000997C92">
    <w:name w:val="29D3F2F2F8DD46A3908B67BC000997C92"/>
    <w:rsid w:val="009B614A"/>
    <w:rPr>
      <w:rFonts w:eastAsiaTheme="minorHAnsi"/>
      <w:lang w:eastAsia="en-US"/>
    </w:rPr>
  </w:style>
  <w:style w:type="paragraph" w:customStyle="1" w:styleId="610BD5F53B5D42E3888D0DDA2A6364AB2">
    <w:name w:val="610BD5F53B5D42E3888D0DDA2A6364AB2"/>
    <w:rsid w:val="009B614A"/>
    <w:rPr>
      <w:rFonts w:eastAsiaTheme="minorHAnsi"/>
      <w:lang w:eastAsia="en-US"/>
    </w:rPr>
  </w:style>
  <w:style w:type="paragraph" w:customStyle="1" w:styleId="46155495979340EE8B5AA17CF561209B2">
    <w:name w:val="46155495979340EE8B5AA17CF561209B2"/>
    <w:rsid w:val="009B614A"/>
    <w:rPr>
      <w:rFonts w:eastAsiaTheme="minorHAnsi"/>
      <w:lang w:eastAsia="en-US"/>
    </w:rPr>
  </w:style>
  <w:style w:type="paragraph" w:customStyle="1" w:styleId="9456C802A90C4D8BBAF9FC66D0E34DF92">
    <w:name w:val="9456C802A90C4D8BBAF9FC66D0E34DF92"/>
    <w:rsid w:val="009B614A"/>
    <w:rPr>
      <w:rFonts w:eastAsiaTheme="minorHAnsi"/>
      <w:lang w:eastAsia="en-US"/>
    </w:rPr>
  </w:style>
  <w:style w:type="paragraph" w:customStyle="1" w:styleId="47179FBA63834F09B7EECA65C83660B4">
    <w:name w:val="47179FBA63834F09B7EECA65C83660B4"/>
    <w:rsid w:val="003511A9"/>
    <w:rPr>
      <w:lang w:val="en-US" w:eastAsia="en-US"/>
    </w:rPr>
  </w:style>
  <w:style w:type="paragraph" w:customStyle="1" w:styleId="53390B87E39342CD8C923FEF39D551EC">
    <w:name w:val="53390B87E39342CD8C923FEF39D551EC"/>
    <w:rsid w:val="003511A9"/>
    <w:rPr>
      <w:lang w:val="en-US" w:eastAsia="en-US"/>
    </w:rPr>
  </w:style>
  <w:style w:type="paragraph" w:customStyle="1" w:styleId="E80CD543CD0F4276A96A3B7364AB9948">
    <w:name w:val="E80CD543CD0F4276A96A3B7364AB9948"/>
    <w:rsid w:val="003511A9"/>
    <w:rPr>
      <w:lang w:val="en-US" w:eastAsia="en-US"/>
    </w:rPr>
  </w:style>
  <w:style w:type="paragraph" w:customStyle="1" w:styleId="37A3FF1986A847649EA878AE07664E34">
    <w:name w:val="37A3FF1986A847649EA878AE07664E34"/>
    <w:rPr>
      <w:lang w:val="en-US" w:eastAsia="en-US"/>
    </w:rPr>
  </w:style>
  <w:style w:type="paragraph" w:customStyle="1" w:styleId="726210F4506245F18B732DB757226842">
    <w:name w:val="726210F4506245F18B732DB757226842"/>
    <w:rPr>
      <w:lang w:val="en-US" w:eastAsia="en-US"/>
    </w:rPr>
  </w:style>
  <w:style w:type="paragraph" w:customStyle="1" w:styleId="EBCAFCB95E8B4553BC78822276318709">
    <w:name w:val="EBCAFCB95E8B4553BC78822276318709"/>
    <w:rPr>
      <w:lang w:val="en-US" w:eastAsia="en-US"/>
    </w:rPr>
  </w:style>
  <w:style w:type="paragraph" w:customStyle="1" w:styleId="1ED079258F444907B72A9D48B653A22A">
    <w:name w:val="1ED079258F444907B72A9D48B653A22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770522C65BC746A7A9A1FD35C88B9D" ma:contentTypeVersion="19" ma:contentTypeDescription="Create a new document." ma:contentTypeScope="" ma:versionID="f03a61f8facdc0ecef37fd46b5103c7f">
  <xsd:schema xmlns:xsd="http://www.w3.org/2001/XMLSchema" xmlns:xs="http://www.w3.org/2001/XMLSchema" xmlns:p="http://schemas.microsoft.com/office/2006/metadata/properties" xmlns:ns2="f6982789-09b7-41d0-b947-d5210862decf" xmlns:ns3="8535c8ee-5c99-4c1b-9d2a-123136c0bb68" targetNamespace="http://schemas.microsoft.com/office/2006/metadata/properties" ma:root="true" ma:fieldsID="2d618113611078198521c3ad02971ba4" ns2:_="" ns3:_="">
    <xsd:import namespace="f6982789-09b7-41d0-b947-d5210862decf"/>
    <xsd:import namespace="8535c8ee-5c99-4c1b-9d2a-123136c0bb6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82789-09b7-41d0-b947-d5210862de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35c8ee-5c99-4c1b-9d2a-123136c0bb6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2fb10c1-779a-487f-a2a9-be1aa1caf8c6}" ma:internalName="TaxCatchAll" ma:showField="CatchAllData" ma:web="8535c8ee-5c99-4c1b-9d2a-123136c0bb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982789-09b7-41d0-b947-d5210862decf">
      <Terms xmlns="http://schemas.microsoft.com/office/infopath/2007/PartnerControls"/>
    </lcf76f155ced4ddcb4097134ff3c332f>
    <TaxCatchAll xmlns="8535c8ee-5c99-4c1b-9d2a-123136c0bb68" xsi:nil="true"/>
  </documentManagement>
</p:properties>
</file>

<file path=customXml/itemProps1.xml><?xml version="1.0" encoding="utf-8"?>
<ds:datastoreItem xmlns:ds="http://schemas.openxmlformats.org/officeDocument/2006/customXml" ds:itemID="{C2047D0E-0C26-4BBA-9C0A-CFBE9904739A}">
  <ds:schemaRefs>
    <ds:schemaRef ds:uri="http://schemas.microsoft.com/sharepoint/v3/contenttype/forms"/>
  </ds:schemaRefs>
</ds:datastoreItem>
</file>

<file path=customXml/itemProps2.xml><?xml version="1.0" encoding="utf-8"?>
<ds:datastoreItem xmlns:ds="http://schemas.openxmlformats.org/officeDocument/2006/customXml" ds:itemID="{5456F093-B10E-4771-860B-0E3B697ED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982789-09b7-41d0-b947-d5210862decf"/>
    <ds:schemaRef ds:uri="8535c8ee-5c99-4c1b-9d2a-123136c0bb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3CDCA6-68A5-4030-BC0C-BB896206D2B1}">
  <ds:schemaRefs>
    <ds:schemaRef ds:uri="http://schemas.openxmlformats.org/officeDocument/2006/bibliography"/>
  </ds:schemaRefs>
</ds:datastoreItem>
</file>

<file path=customXml/itemProps4.xml><?xml version="1.0" encoding="utf-8"?>
<ds:datastoreItem xmlns:ds="http://schemas.openxmlformats.org/officeDocument/2006/customXml" ds:itemID="{342850ED-EC18-4A7B-BF53-FE2560FCC00A}">
  <ds:schemaRefs>
    <ds:schemaRef ds:uri="http://schemas.microsoft.com/office/2006/metadata/properties"/>
    <ds:schemaRef ds:uri="http://schemas.microsoft.com/office/infopath/2007/PartnerControls"/>
    <ds:schemaRef ds:uri="f6982789-09b7-41d0-b947-d5210862decf"/>
    <ds:schemaRef ds:uri="8535c8ee-5c99-4c1b-9d2a-123136c0bb6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4821</Words>
  <Characters>27486</Characters>
  <Application>Microsoft Office Word</Application>
  <DocSecurity>4</DocSecurity>
  <Lines>229</Lines>
  <Paragraphs>64</Paragraphs>
  <ScaleCrop>false</ScaleCrop>
  <Company/>
  <LinksUpToDate>false</LinksUpToDate>
  <CharactersWithSpaces>32243</CharactersWithSpaces>
  <SharedDoc>false</SharedDoc>
  <HLinks>
    <vt:vector size="186" baseType="variant">
      <vt:variant>
        <vt:i4>3407937</vt:i4>
      </vt:variant>
      <vt:variant>
        <vt:i4>90</vt:i4>
      </vt:variant>
      <vt:variant>
        <vt:i4>0</vt:i4>
      </vt:variant>
      <vt:variant>
        <vt:i4>5</vt:i4>
      </vt:variant>
      <vt:variant>
        <vt:lpwstr>https://cgiar.sharepoint.com/:b:/s/Alliance-SPRM/IQDDSwtkNZTzTKcfiJTxEW13AT_Das9TiSyzSTbXKk246NM?e=EDk4XL</vt:lpwstr>
      </vt:variant>
      <vt:variant>
        <vt:lpwstr/>
      </vt:variant>
      <vt:variant>
        <vt:i4>7995503</vt:i4>
      </vt:variant>
      <vt:variant>
        <vt:i4>87</vt:i4>
      </vt:variant>
      <vt:variant>
        <vt:i4>0</vt:i4>
      </vt:variant>
      <vt:variant>
        <vt:i4>5</vt:i4>
      </vt:variant>
      <vt:variant>
        <vt:lpwstr>https://cgiar.sharepoint.com/:b:/s/Alliance-SPRM/IQAqqtvJakApRqmNzPRjwo4wAb_y773w4MY_zP25yENQL8k?e=JPNgcX</vt:lpwstr>
      </vt:variant>
      <vt:variant>
        <vt:lpwstr/>
      </vt:variant>
      <vt:variant>
        <vt:i4>524294</vt:i4>
      </vt:variant>
      <vt:variant>
        <vt:i4>84</vt:i4>
      </vt:variant>
      <vt:variant>
        <vt:i4>0</vt:i4>
      </vt:variant>
      <vt:variant>
        <vt:i4>5</vt:i4>
      </vt:variant>
      <vt:variant>
        <vt:lpwstr>https://cgiar.sharepoint.com/:b:/s/Alliance-SPRM/EboFFtfkVDtKtSsXNsTezWQBi7n6u7EeUIeWCqK6UZePPQ?e=bIbZLd</vt:lpwstr>
      </vt:variant>
      <vt:variant>
        <vt:lpwstr/>
      </vt:variant>
      <vt:variant>
        <vt:i4>3145777</vt:i4>
      </vt:variant>
      <vt:variant>
        <vt:i4>81</vt:i4>
      </vt:variant>
      <vt:variant>
        <vt:i4>0</vt:i4>
      </vt:variant>
      <vt:variant>
        <vt:i4>5</vt:i4>
      </vt:variant>
      <vt:variant>
        <vt:lpwstr>https://cgiar.sharepoint.com/:b:/s/Alliance-SPRM/Ea8oQjnO_MRFhO5UoV8Zo_cBMIXdiOu0XAbSj2Ge4STnsw?e=GeaqfN</vt:lpwstr>
      </vt:variant>
      <vt:variant>
        <vt:lpwstr/>
      </vt:variant>
      <vt:variant>
        <vt:i4>7667717</vt:i4>
      </vt:variant>
      <vt:variant>
        <vt:i4>78</vt:i4>
      </vt:variant>
      <vt:variant>
        <vt:i4>0</vt:i4>
      </vt:variant>
      <vt:variant>
        <vt:i4>5</vt:i4>
      </vt:variant>
      <vt:variant>
        <vt:lpwstr>https://cgiar.sharepoint.com/:w:/r/sites/Alliance-SPRM/_layouts/15/Doc.aspx?sourcedoc=%7B75D2B214-0DFF-4FC1-B2E4-11798E2AB109%7D&amp;file=OICRs%20Quantification%20Section%20-%20%20Guidance.docx&amp;action=default&amp;mobileredirect=true</vt:lpwstr>
      </vt:variant>
      <vt:variant>
        <vt:lpwstr/>
      </vt:variant>
      <vt:variant>
        <vt:i4>7667717</vt:i4>
      </vt:variant>
      <vt:variant>
        <vt:i4>75</vt:i4>
      </vt:variant>
      <vt:variant>
        <vt:i4>0</vt:i4>
      </vt:variant>
      <vt:variant>
        <vt:i4>5</vt:i4>
      </vt:variant>
      <vt:variant>
        <vt:lpwstr>https://cgiar.sharepoint.com/:w:/r/sites/Alliance-SPRM/_layouts/15/Doc.aspx?sourcedoc=%7B75D2B214-0DFF-4FC1-B2E4-11798E2AB109%7D&amp;file=OICRs%20Quantification%20Section%20-%20%20Guidance.docx&amp;action=default&amp;mobileredirect=true</vt:lpwstr>
      </vt:variant>
      <vt:variant>
        <vt:lpwstr/>
      </vt:variant>
      <vt:variant>
        <vt:i4>7667717</vt:i4>
      </vt:variant>
      <vt:variant>
        <vt:i4>72</vt:i4>
      </vt:variant>
      <vt:variant>
        <vt:i4>0</vt:i4>
      </vt:variant>
      <vt:variant>
        <vt:i4>5</vt:i4>
      </vt:variant>
      <vt:variant>
        <vt:lpwstr>https://cgiar.sharepoint.com/:w:/r/sites/Alliance-SPRM/_layouts/15/Doc.aspx?sourcedoc=%7B75D2B214-0DFF-4FC1-B2E4-11798E2AB109%7D&amp;file=OICRs%20Quantification%20Section%20-%20%20Guidance.docx&amp;action=default&amp;mobileredirect=true</vt:lpwstr>
      </vt:variant>
      <vt:variant>
        <vt:lpwstr/>
      </vt:variant>
      <vt:variant>
        <vt:i4>5308507</vt:i4>
      </vt:variant>
      <vt:variant>
        <vt:i4>69</vt:i4>
      </vt:variant>
      <vt:variant>
        <vt:i4>0</vt:i4>
      </vt:variant>
      <vt:variant>
        <vt:i4>5</vt:i4>
      </vt:variant>
      <vt:variant>
        <vt:lpwstr>https://cgiar.sharepoint.com/:b:/s/Alliance-SPRM/EVEsR0hSBWJGo5YhDH4LmL4B4CAD3MbvCZar50wmlQ6kBg?e=5H9Pe6</vt:lpwstr>
      </vt:variant>
      <vt:variant>
        <vt:lpwstr/>
      </vt:variant>
      <vt:variant>
        <vt:i4>6619173</vt:i4>
      </vt:variant>
      <vt:variant>
        <vt:i4>66</vt:i4>
      </vt:variant>
      <vt:variant>
        <vt:i4>0</vt:i4>
      </vt:variant>
      <vt:variant>
        <vt:i4>5</vt:i4>
      </vt:variant>
      <vt:variant>
        <vt:lpwstr>https://cgiar.sharepoint.com/:b:/s/Alliance-SPRM/EVcdcBzhT6pIvTTq9UQPjBgBYIAAuCWbr3eZk_Qqgs_2Qw?e=3zzvTe</vt:lpwstr>
      </vt:variant>
      <vt:variant>
        <vt:lpwstr/>
      </vt:variant>
      <vt:variant>
        <vt:i4>589932</vt:i4>
      </vt:variant>
      <vt:variant>
        <vt:i4>63</vt:i4>
      </vt:variant>
      <vt:variant>
        <vt:i4>0</vt:i4>
      </vt:variant>
      <vt:variant>
        <vt:i4>5</vt:i4>
      </vt:variant>
      <vt:variant>
        <vt:lpwstr>https://cgiar.sharepoint.com/:b:/s/Alliance-SPRM/EeThiFkIAwpNqwL-whi1124ByT1tpqd_7p619BKHeFG1uA?e=UfAudH</vt:lpwstr>
      </vt:variant>
      <vt:variant>
        <vt:lpwstr/>
      </vt:variant>
      <vt:variant>
        <vt:i4>4980759</vt:i4>
      </vt:variant>
      <vt:variant>
        <vt:i4>60</vt:i4>
      </vt:variant>
      <vt:variant>
        <vt:i4>0</vt:i4>
      </vt:variant>
      <vt:variant>
        <vt:i4>5</vt:i4>
      </vt:variant>
      <vt:variant>
        <vt:lpwstr>https://cgiar.sharepoint.com/:v:/s/Alliance-SPRM/EUQ82XvsWHhPqe1L5AfgPJsBeUHDaI9em6h8OqLawLTcPA?e=cD2IA0</vt:lpwstr>
      </vt:variant>
      <vt:variant>
        <vt:lpwstr/>
      </vt:variant>
      <vt:variant>
        <vt:i4>4522086</vt:i4>
      </vt:variant>
      <vt:variant>
        <vt:i4>57</vt:i4>
      </vt:variant>
      <vt:variant>
        <vt:i4>0</vt:i4>
      </vt:variant>
      <vt:variant>
        <vt:i4>5</vt:i4>
      </vt:variant>
      <vt:variant>
        <vt:lpwstr>https://cgiar.sharepoint.com/:b:/s/Alliance-SPRM/ES5YFYcumOhAqrz7Rq9A5d0BGJBF20x8ssr0UjG_0mQe-g?e=6izoKh</vt:lpwstr>
      </vt:variant>
      <vt:variant>
        <vt:lpwstr/>
      </vt:variant>
      <vt:variant>
        <vt:i4>262209</vt:i4>
      </vt:variant>
      <vt:variant>
        <vt:i4>54</vt:i4>
      </vt:variant>
      <vt:variant>
        <vt:i4>0</vt:i4>
      </vt:variant>
      <vt:variant>
        <vt:i4>5</vt:i4>
      </vt:variant>
      <vt:variant>
        <vt:lpwstr>https://cgiar.sharepoint.com/:v:/s/Alliance-SPRM/EWgdM84cmm1Ij6DKyQPGKvgBIhHkI4Qcr9-orwl0j49uFw?e=ui2Wuu</vt:lpwstr>
      </vt:variant>
      <vt:variant>
        <vt:lpwstr/>
      </vt:variant>
      <vt:variant>
        <vt:i4>5046301</vt:i4>
      </vt:variant>
      <vt:variant>
        <vt:i4>51</vt:i4>
      </vt:variant>
      <vt:variant>
        <vt:i4>0</vt:i4>
      </vt:variant>
      <vt:variant>
        <vt:i4>5</vt:i4>
      </vt:variant>
      <vt:variant>
        <vt:lpwstr>https://cgiar.sharepoint.com/:b:/s/Alliance-SPRM/EXTzjnR9DhxBgvhjsJRGKBUBwCzXCBWyCY2lm4v8meevYg?e=74c8mh</vt:lpwstr>
      </vt:variant>
      <vt:variant>
        <vt:lpwstr/>
      </vt:variant>
      <vt:variant>
        <vt:i4>5177427</vt:i4>
      </vt:variant>
      <vt:variant>
        <vt:i4>48</vt:i4>
      </vt:variant>
      <vt:variant>
        <vt:i4>0</vt:i4>
      </vt:variant>
      <vt:variant>
        <vt:i4>5</vt:i4>
      </vt:variant>
      <vt:variant>
        <vt:lpwstr>https://cgiar.sharepoint.com/:v:/s/Alliance-SPRM/ERQOXNE4cLhPvYq9udqThhgBp-WaFkuiWkFEmi5hmOTbVA?e=swzKEA</vt:lpwstr>
      </vt:variant>
      <vt:variant>
        <vt:lpwstr/>
      </vt:variant>
      <vt:variant>
        <vt:i4>5177377</vt:i4>
      </vt:variant>
      <vt:variant>
        <vt:i4>45</vt:i4>
      </vt:variant>
      <vt:variant>
        <vt:i4>0</vt:i4>
      </vt:variant>
      <vt:variant>
        <vt:i4>5</vt:i4>
      </vt:variant>
      <vt:variant>
        <vt:lpwstr>https://docs.google.com/document/d/15YZbOqDgbdyW_m2y3E3TqXoAF07AgHHL/edit?tab=t.0</vt:lpwstr>
      </vt:variant>
      <vt:variant>
        <vt:lpwstr/>
      </vt:variant>
      <vt:variant>
        <vt:i4>589910</vt:i4>
      </vt:variant>
      <vt:variant>
        <vt:i4>42</vt:i4>
      </vt:variant>
      <vt:variant>
        <vt:i4>0</vt:i4>
      </vt:variant>
      <vt:variant>
        <vt:i4>5</vt:i4>
      </vt:variant>
      <vt:variant>
        <vt:lpwstr>https://cgiar.sharepoint.com/:b:/s/Alliance-SPRM/Eb-ICOBWwHRHlTPdMCBdh3oB0A9yNkBG9XK1L1KibTnZbw?e=QEFWOs</vt:lpwstr>
      </vt:variant>
      <vt:variant>
        <vt:lpwstr/>
      </vt:variant>
      <vt:variant>
        <vt:i4>5898267</vt:i4>
      </vt:variant>
      <vt:variant>
        <vt:i4>39</vt:i4>
      </vt:variant>
      <vt:variant>
        <vt:i4>0</vt:i4>
      </vt:variant>
      <vt:variant>
        <vt:i4>5</vt:i4>
      </vt:variant>
      <vt:variant>
        <vt:lpwstr>https://cgiar.sharepoint.com/:v:/s/Alliance-SPRM/EYbKWnLSe2dMnnGRtfspyD4B4WL5WY65n69yOFDsNcjJMQ?e=hPWaG7</vt:lpwstr>
      </vt:variant>
      <vt:variant>
        <vt:lpwstr/>
      </vt:variant>
      <vt:variant>
        <vt:i4>5177377</vt:i4>
      </vt:variant>
      <vt:variant>
        <vt:i4>36</vt:i4>
      </vt:variant>
      <vt:variant>
        <vt:i4>0</vt:i4>
      </vt:variant>
      <vt:variant>
        <vt:i4>5</vt:i4>
      </vt:variant>
      <vt:variant>
        <vt:lpwstr>https://docs.google.com/document/d/15YZbOqDgbdyW_m2y3E3TqXoAF07AgHHL/edit?tab=t.0</vt:lpwstr>
      </vt:variant>
      <vt:variant>
        <vt:lpwstr/>
      </vt:variant>
      <vt:variant>
        <vt:i4>2490421</vt:i4>
      </vt:variant>
      <vt:variant>
        <vt:i4>33</vt:i4>
      </vt:variant>
      <vt:variant>
        <vt:i4>0</vt:i4>
      </vt:variant>
      <vt:variant>
        <vt:i4>5</vt:i4>
      </vt:variant>
      <vt:variant>
        <vt:lpwstr>https://cgspace.cgiar.org/communities/b38ea726-475f-4247-a961-0d0b76e67f85?cmcl.page=1</vt:lpwstr>
      </vt:variant>
      <vt:variant>
        <vt:lpwstr/>
      </vt:variant>
      <vt:variant>
        <vt:i4>4325390</vt:i4>
      </vt:variant>
      <vt:variant>
        <vt:i4>30</vt:i4>
      </vt:variant>
      <vt:variant>
        <vt:i4>0</vt:i4>
      </vt:variant>
      <vt:variant>
        <vt:i4>5</vt:i4>
      </vt:variant>
      <vt:variant>
        <vt:lpwstr>https://cgiar.sharepoint.com/:b:/s/Alliance-SPRM/EaayC7XlrtxAvMhYtV2eROsBq8K-1EaZQYtd3-4GncELjA?e=bNGqC6</vt:lpwstr>
      </vt:variant>
      <vt:variant>
        <vt:lpwstr/>
      </vt:variant>
      <vt:variant>
        <vt:i4>4063349</vt:i4>
      </vt:variant>
      <vt:variant>
        <vt:i4>27</vt:i4>
      </vt:variant>
      <vt:variant>
        <vt:i4>0</vt:i4>
      </vt:variant>
      <vt:variant>
        <vt:i4>5</vt:i4>
      </vt:variant>
      <vt:variant>
        <vt:lpwstr>https://cgiar.sharepoint.com/sites/Alliance-SPRM/Shared Documents/Forms/AllItems.aspx?id=%2Fsites%2FAlliance%2DSPRM%2FShared%20Documents%2F2%20Project%20Monitoring%2C%20Evaluation%20and%20Learning%2F2%2E5%20Project%20Monitoring%2C%20Evaluation%20and%20Learning%20%2D%20Projects%2F2%2E5%2E1%20Outcomes%2F2025%20Outcomes%2F06%2DKey%20External%20Partner%20Contributors%20%2D%20Examples%20%28Version%2011%2E09%2E25%29%2Epdf&amp;parent=%2Fsites%2FAlliance%2DSPRM%2FShared%20Documents%2F2%20Project%20Monitoring%2C%20Evaluation%20and%20Learning%2F2%2E5%20Project%20Monitoring%2C%20Evaluation%20and%20Learning%20%2D%20Projects%2F2%2E5%2E1%20Outcomes%2F2025%20Outcomes</vt:lpwstr>
      </vt:variant>
      <vt:variant>
        <vt:lpwstr/>
      </vt:variant>
      <vt:variant>
        <vt:i4>3014780</vt:i4>
      </vt:variant>
      <vt:variant>
        <vt:i4>24</vt:i4>
      </vt:variant>
      <vt:variant>
        <vt:i4>0</vt:i4>
      </vt:variant>
      <vt:variant>
        <vt:i4>5</vt:i4>
      </vt:variant>
      <vt:variant>
        <vt:lpwstr/>
      </vt:variant>
      <vt:variant>
        <vt:lpwstr>_Acknowledgments_(optional)</vt:lpwstr>
      </vt:variant>
      <vt:variant>
        <vt:i4>1376342</vt:i4>
      </vt:variant>
      <vt:variant>
        <vt:i4>21</vt:i4>
      </vt:variant>
      <vt:variant>
        <vt:i4>0</vt:i4>
      </vt:variant>
      <vt:variant>
        <vt:i4>5</vt:i4>
      </vt:variant>
      <vt:variant>
        <vt:lpwstr>https://cgiar.sharepoint.com/:b:/s/Alliance-SPRM/Efa8bfWz5itIoAB7dvH5bH8BhyiaVE0BJN2AjByuTeQXTQ?e=E1i8Kd</vt:lpwstr>
      </vt:variant>
      <vt:variant>
        <vt:lpwstr/>
      </vt:variant>
      <vt:variant>
        <vt:i4>1835125</vt:i4>
      </vt:variant>
      <vt:variant>
        <vt:i4>18</vt:i4>
      </vt:variant>
      <vt:variant>
        <vt:i4>0</vt:i4>
      </vt:variant>
      <vt:variant>
        <vt:i4>5</vt:i4>
      </vt:variant>
      <vt:variant>
        <vt:lpwstr>https://cgiar.sharepoint.com/:b:/s/Alliance-SPRM/EbSt925_DNRDkngnbCrcl8cBhSe3wk6rIftu71SiRLXjBA?e=LgTb4u</vt:lpwstr>
      </vt:variant>
      <vt:variant>
        <vt:lpwstr/>
      </vt:variant>
      <vt:variant>
        <vt:i4>1966158</vt:i4>
      </vt:variant>
      <vt:variant>
        <vt:i4>15</vt:i4>
      </vt:variant>
      <vt:variant>
        <vt:i4>0</vt:i4>
      </vt:variant>
      <vt:variant>
        <vt:i4>5</vt:i4>
      </vt:variant>
      <vt:variant>
        <vt:lpwstr>https://alliancebioversityciat.org/sites/default/files/documents/alliance-strategy-2026-2030.pdf</vt:lpwstr>
      </vt:variant>
      <vt:variant>
        <vt:lpwstr/>
      </vt:variant>
      <vt:variant>
        <vt:i4>1114213</vt:i4>
      </vt:variant>
      <vt:variant>
        <vt:i4>12</vt:i4>
      </vt:variant>
      <vt:variant>
        <vt:i4>0</vt:i4>
      </vt:variant>
      <vt:variant>
        <vt:i4>5</vt:i4>
      </vt:variant>
      <vt:variant>
        <vt:lpwstr>https://cgiar.sharepoint.com/:b:/s/Alliance-SPRM/IQBF1Oo03ndTQIUnjYUOkD8_AaqxKSUEcH321Bj0fG3PSKk?e=fpTvhe</vt:lpwstr>
      </vt:variant>
      <vt:variant>
        <vt:lpwstr/>
      </vt:variant>
      <vt:variant>
        <vt:i4>4063294</vt:i4>
      </vt:variant>
      <vt:variant>
        <vt:i4>9</vt:i4>
      </vt:variant>
      <vt:variant>
        <vt:i4>0</vt:i4>
      </vt:variant>
      <vt:variant>
        <vt:i4>5</vt:i4>
      </vt:variant>
      <vt:variant>
        <vt:lpwstr>https://cgiar.sharepoint.com/sites/Alliance-SPRM/Shared Documents/2 Project Monitoring, Evaluation and Learning/2.5 Project Monitoring, Evaluation and Learning - Projects/2.5.1 Outcomes/2026 Outcomes/01-Title-Examples (Version 11.09.2026).pdf</vt:lpwstr>
      </vt:variant>
      <vt:variant>
        <vt:lpwstr/>
      </vt:variant>
      <vt:variant>
        <vt:i4>4653075</vt:i4>
      </vt:variant>
      <vt:variant>
        <vt:i4>6</vt:i4>
      </vt:variant>
      <vt:variant>
        <vt:i4>0</vt:i4>
      </vt:variant>
      <vt:variant>
        <vt:i4>5</vt:i4>
      </vt:variant>
      <vt:variant>
        <vt:lpwstr>https://cgiar.sharepoint.com/:b:/s/Alliance-SPRM/ESvEpQnRNqBPmKBe57knfVwBDw2urq38aoWk2wbMGyyyOg?e=D4Rmgq</vt:lpwstr>
      </vt:variant>
      <vt:variant>
        <vt:lpwstr/>
      </vt:variant>
      <vt:variant>
        <vt:i4>4128826</vt:i4>
      </vt:variant>
      <vt:variant>
        <vt:i4>3</vt:i4>
      </vt:variant>
      <vt:variant>
        <vt:i4>0</vt:i4>
      </vt:variant>
      <vt:variant>
        <vt:i4>5</vt:i4>
      </vt:variant>
      <vt:variant>
        <vt:lpwstr>https://app.powerbi.com/groups/8dd22ab6-012b-46c4-b5b8-51ec4fc8597f/reports/79af073d-c8dd-41a3-8158-36123a231152/ReportSection2e38dc4fc45b168cc182?experience=power-bi</vt:lpwstr>
      </vt:variant>
      <vt:variant>
        <vt:lpwstr/>
      </vt:variant>
      <vt:variant>
        <vt:i4>720921</vt:i4>
      </vt:variant>
      <vt:variant>
        <vt:i4>0</vt:i4>
      </vt:variant>
      <vt:variant>
        <vt:i4>0</vt:i4>
      </vt:variant>
      <vt:variant>
        <vt:i4>5</vt:i4>
      </vt:variant>
      <vt:variant>
        <vt:lpwstr>https://cgiar.sharepoint.com/:b:/s/Alliance-SPRM/EeLnbvT2dRFDiG0LcJRAhAcBQfR8n6DNJPcZ3FOy-90fjA?e=KkITKO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Estera, Ronaldo (Alliance Bioversity-CIAT)</dc:creator>
  <cp:keywords/>
  <dc:description/>
  <cp:lastModifiedBy>Cali, Davide (Alliance Bioversity-CIAT)</cp:lastModifiedBy>
  <cp:revision>101</cp:revision>
  <dcterms:created xsi:type="dcterms:W3CDTF">2026-09-22T01:24:00Z</dcterms:created>
  <dcterms:modified xsi:type="dcterms:W3CDTF">2026-10-05T15:17:00Z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0x010100B4770522C65BC746A7A9A1FD35C88B9D</vt:lpwstr>
  </property>
  <property fmtid="{D5CDD505-2E9C-101B-9397-08002B2CF9AE}" pid="4" name="GrammarlyDocumentId">
    <vt:lpwstr>9dcc0f3f-2783-4ec7-a3d3-1b732ae34c41</vt:lpwstr>
  </property>
</Properties>
</file>